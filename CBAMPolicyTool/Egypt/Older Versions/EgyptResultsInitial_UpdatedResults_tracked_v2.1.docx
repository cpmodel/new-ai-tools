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9001" w:author="Stephen Stretton" w:date="2026-10-07T00:00:00Z">
              <w:r>
                <w:rPr>
                  <w:rFonts w:eastAsia="Aptos" w:cs="Segoe UI"/>
                  <w:b/>
                  <w:bCs/>
                  <w:color w:val="0078F0"/>
                  <w:sz w:val="18"/>
                  <w:szCs w:val="18"/>
                </w:rPr>
                <w:delText xml:space="preserve">bundle</w:delText>
              </w:r>
            </w:del>
            <w:ins w:id="9002" w:author="Stephen Stretton" w:date="2026-10-07T00:00:00Z">
              <w:r>
                <w:rPr>
                  <w:rFonts w:eastAsia="Aptos" w:cs="Segoe UI"/>
                  <w:b/>
                  <w:bCs/>
                  <w:color w:val="0078F0"/>
                  <w:sz w:val="18"/>
                  <w:szCs w:val="18"/>
                </w:rPr>
                <w:t xml:space="preserve">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 of CBAM</w:t>
            </w:r>
            <w:del w:id="9003" w:author="Stephen Stretton" w:date="2026-10-07T00:00:00Z">
              <w:r>
                <w:rPr>
                  <w:rFonts w:eastAsia="Aptos" w:cs="Segoe UI"/>
                  <w:b/>
                  <w:bCs/>
                  <w:color w:val="0078F0"/>
                  <w:sz w:val="18"/>
                  <w:szCs w:val="18"/>
                </w:rPr>
                <w:delText xml:space="preserve"> </w:delText>
              </w:r>
            </w:del>
            <w:ins w:id="9004" w:author="Stephen Stretton" w:date="2026-10-07T00:00:00Z">
              <w:r>
                <w:rPr>
                  <w:rFonts w:eastAsia="Aptos" w:cs="Segoe UI"/>
                  <w:b/>
                  <w:bCs/>
                  <w:color w:val="0078F0"/>
                  <w:sz w:val="18"/>
                  <w:szCs w:val="18"/>
                </w:rPr>
                <w:t xml:space="preserve">-</w:t>
              </w:r>
            </w:ins>
            <w:r>
              <w:rPr>
                <w:rFonts w:eastAsia="Aptos" w:cs="Segoe UI"/>
                <w:b/>
                <w:bCs/>
                <w:color w:val="0078F0"/>
                <w:sz w:val="18"/>
                <w:szCs w:val="18"/>
              </w:rPr>
              <w:t xml:space="preserve">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9005" w:author="Stephen Stretton" w:date="2026-10-07T00:00:00Z">
              <w:r>
                <w:rPr>
                  <w:rFonts w:eastAsia="Aptos" w:cs="Segoe UI"/>
                  <w:b/>
                  <w:bCs/>
                  <w:color w:val="0078F0"/>
                  <w:sz w:val="18"/>
                  <w:szCs w:val="18"/>
                </w:rPr>
                <w:delText xml:space="preserve">Emission</w:delText>
              </w:r>
            </w:del>
            <w:ins w:id="9006" w:author="Stephen Stretton" w:date="2026-10-07T00:00:00Z">
              <w:r>
                <w:rPr>
                  <w:rFonts w:eastAsia="Aptos" w:cs="Segoe UI"/>
                  <w:b/>
                  <w:bCs/>
                  <w:color w:val="0078F0"/>
                  <w:sz w:val="18"/>
                  <w:szCs w:val="18"/>
                </w:rPr>
                <w:t xml:space="preserve">CBAM-sector emission</w:t>
              </w:r>
            </w:ins>
            <w:r>
              <w:rPr>
                <w:rFonts w:eastAsia="Aptos" w:cs="Segoe UI"/>
                <w:b/>
                <w:bCs/>
                <w:color w:val="0078F0"/>
                <w:sz w:val="18"/>
                <w:szCs w:val="18"/>
              </w:rPr>
              <w:t xml:space="preserve"> intensity reduction</w:t>
            </w:r>
            <w:del w:id="9007" w:author="Stephen Stretton" w:date="2026-10-07T00:00:00Z">
              <w:r>
                <w:rPr>
                  <w:rFonts w:eastAsia="Aptos" w:cs="Segoe UI"/>
                  <w:b/>
                  <w:bCs/>
                  <w:color w:val="0078F0"/>
                  <w:sz w:val="18"/>
                  <w:szCs w:val="18"/>
                </w:rPr>
                <w:delText xml:space="preserve">,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9008" w:author="Stephen Stretton" w:date="2026-10-07T00:00:00Z">
              <w:r>
                <w:rPr>
                  <w:rFonts w:eastAsia="Aptos" w:cs="Segoe UI"/>
                  <w:b/>
                  <w:bCs/>
                  <w:color w:val="0078F0"/>
                  <w:sz w:val="18"/>
                  <w:szCs w:val="18"/>
                </w:rPr>
                <w:t xml:space="preserve"> (% change per tonne exported, after crediting Egypt's carbon price)</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Comprehensive carbon levy:</w:t>
            </w:r>
            <w:r>
              <w:rPr>
                <w:rFonts w:eastAsia="Aptos" w:cs="Segoe UI"/>
                <w:color w:val="000000" w:themeColor="text1"/>
                <w:sz w:val="18"/>
                <w:szCs w:val="18"/>
              </w:rPr>
              <w:t xml:space="preserve"> upstream carbon price on all</w:t>
            </w:r>
            <w:del w:id="9009" w:author="Stephen Stretton" w:date="2026-10-07T00:00:00Z">
              <w:r>
                <w:rPr>
                  <w:rFonts w:eastAsia="Aptos" w:cs="Segoe UI"/>
                  <w:color w:val="000000" w:themeColor="text1"/>
                  <w:sz w:val="18"/>
                  <w:szCs w:val="18"/>
                </w:rPr>
                <w:delText xml:space="preserve">  </w:delText>
              </w:r>
            </w:del>
            <w:ins w:id="9010"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 xml:space="preserve">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xml:space="preserve">+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in all sectors + CBAM process emissions ONLY (</w:t>
            </w:r>
            <w:del w:id="9011" w:author="Stephen Stretton" w:date="2026-10-07T00:00:00Z">
              <w:r>
                <w:rPr>
                  <w:rFonts w:eastAsia="Aptos" w:cs="Segoe UI"/>
                  <w:color w:val="000000" w:themeColor="text1"/>
                  <w:sz w:val="18"/>
                  <w:szCs w:val="18"/>
                </w:rPr>
                <w:delText xml:space="preserve">72%</w:delText>
              </w:r>
            </w:del>
            <w:ins w:id="9012" w:author="Stephen Stretton" w:date="2026-10-07T00:00:00Z">
              <w:r>
                <w:rPr>
                  <w:rFonts w:eastAsia="Aptos" w:cs="Segoe UI"/>
                  <w:color w:val="000000" w:themeColor="text1"/>
                  <w:sz w:val="18"/>
                  <w:szCs w:val="18"/>
                </w:rPr>
                <w:t xml:space="preserve">71%</w:t>
              </w:r>
            </w:ins>
            <w:r>
              <w:rPr>
                <w:rFonts w:eastAsia="Aptos" w:cs="Segoe UI"/>
                <w:color w:val="000000" w:themeColor="text1"/>
                <w:sz w:val="18"/>
                <w:szCs w:val="18"/>
              </w:rPr>
              <w:t xml:space="preserve"> national </w:t>
            </w:r>
            <w:del w:id="9013" w:author="Stephen Stretton" w:date="2026-10-07T00:00:00Z">
              <w:r>
                <w:rPr>
                  <w:rFonts w:eastAsia="Aptos" w:cs="Segoe UI"/>
                  <w:color w:val="000000" w:themeColor="text1"/>
                  <w:sz w:val="18"/>
                  <w:szCs w:val="18"/>
                </w:rPr>
                <w:delText xml:space="preserve">GHGs</w:delText>
              </w:r>
            </w:del>
            <w:ins w:id="9014"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15" w:author="Stephen Stretton" w:date="2026-10-07T00:00:00Z">
              <w:r>
                <w:rPr>
                  <w:rFonts w:eastAsia="Aptos" w:cs="Segoe UI"/>
                  <w:color w:val="000000" w:themeColor="text1"/>
                  <w:sz w:val="18"/>
                  <w:szCs w:val="18"/>
                </w:rPr>
                <w:delText xml:space="preserve">5.8</w:delText>
              </w:r>
            </w:del>
            <w:ins w:id="9016" w:author="Stephen Stretton" w:date="2026-10-07T00:00:00Z">
              <w:r>
                <w:rPr>
                  <w:rFonts w:eastAsia="Aptos" w:cs="Segoe UI"/>
                  <w:color w:val="000000" w:themeColor="text1"/>
                  <w:sz w:val="18"/>
                  <w:szCs w:val="18"/>
                </w:rPr>
                <w:t xml:space="preserve">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17" w:author="Stephen Stretton" w:date="2026-10-07T00:00:00Z">
              <w:r>
                <w:rPr>
                  <w:rFonts w:eastAsia="Aptos" w:cs="Segoe UI"/>
                  <w:color w:val="000000" w:themeColor="text1"/>
                  <w:sz w:val="18"/>
                  <w:szCs w:val="18"/>
                </w:rPr>
                <w:delText xml:space="preserve">-41.6</w:delText>
              </w:r>
            </w:del>
            <w:ins w:id="9018" w:author="Stephen Stretton" w:date="2026-10-07T00:00:00Z">
              <w:r>
                <w:rPr>
                  <w:rFonts w:eastAsia="Aptos" w:cs="Segoe UI"/>
                  <w:color w:val="000000" w:themeColor="text1"/>
                  <w:sz w:val="18"/>
                  <w:szCs w:val="18"/>
                </w:rPr>
                <w:t xml:space="preserve">-39.8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19" w:author="Stephen Stretton" w:date="2026-10-07T00:00:00Z">
              <w:r>
                <w:rPr>
                  <w:rFonts w:eastAsia="Aptos" w:cs="Segoe UI"/>
                  <w:color w:val="000000" w:themeColor="text1"/>
                  <w:sz w:val="18"/>
                  <w:szCs w:val="18"/>
                </w:rPr>
                <w:delText xml:space="preserve">-7.6%</w:delText>
              </w:r>
            </w:del>
            <w:ins w:id="9020"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21" w:author="Stephen Stretton" w:date="2026-10-07T00:00:00Z">
              <w:r>
                <w:rPr>
                  <w:rFonts w:eastAsia="Aptos" w:cs="Segoe UI"/>
                  <w:color w:val="000000" w:themeColor="text1"/>
                  <w:sz w:val="18"/>
                  <w:szCs w:val="18"/>
                </w:rPr>
                <w:delText xml:space="preserve">-26.1%</w:delText>
              </w:r>
            </w:del>
            <w:ins w:id="9022"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23" w:author="Stephen Stretton" w:date="2026-10-07T00:00:00Z">
              <w:r>
                <w:rPr>
                  <w:rFonts w:eastAsia="Aptos" w:cs="Segoe UI"/>
                  <w:color w:val="000000" w:themeColor="text1"/>
                  <w:sz w:val="18"/>
                  <w:szCs w:val="18"/>
                </w:rPr>
                <w:delText xml:space="preserve">1,656</w:delText>
              </w:r>
            </w:del>
            <w:ins w:id="9024" w:author="Stephen Stretton" w:date="2026-10-07T00:00:00Z">
              <w:r>
                <w:rPr>
                  <w:rFonts w:eastAsia="Aptos" w:cs="Segoe UI"/>
                  <w:color w:val="000000" w:themeColor="text1"/>
                  <w:sz w:val="18"/>
                  <w:szCs w:val="18"/>
                </w:rPr>
                <w:t xml:space="preserve">1,617</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w:t>
            </w:r>
            <w:del w:id="9025" w:author="Stephen Stretton" w:date="2026-10-07T00:00:00Z">
              <w:r>
                <w:rPr>
                  <w:rFonts w:eastAsia="Aptos" w:cs="Segoe UI"/>
                  <w:color w:val="000000" w:themeColor="text1"/>
                  <w:sz w:val="18"/>
                  <w:szCs w:val="18"/>
                </w:rPr>
                <w:delText xml:space="preserve">65%</w:delText>
              </w:r>
            </w:del>
            <w:ins w:id="9026" w:author="Stephen Stretton" w:date="2026-10-07T00:00:00Z">
              <w:r>
                <w:rPr>
                  <w:rFonts w:eastAsia="Aptos" w:cs="Segoe UI"/>
                  <w:color w:val="000000" w:themeColor="text1"/>
                  <w:sz w:val="18"/>
                  <w:szCs w:val="18"/>
                </w:rPr>
                <w:t xml:space="preserve">64%</w:t>
              </w:r>
            </w:ins>
            <w:r>
              <w:rPr>
                <w:rFonts w:eastAsia="Aptos" w:cs="Segoe UI"/>
                <w:color w:val="000000" w:themeColor="text1"/>
                <w:sz w:val="18"/>
                <w:szCs w:val="18"/>
              </w:rPr>
              <w:t xml:space="preserve"> national </w:t>
            </w:r>
            <w:del w:id="9027" w:author="Stephen Stretton" w:date="2026-10-07T00:00:00Z">
              <w:r>
                <w:rPr>
                  <w:rFonts w:eastAsia="Aptos" w:cs="Segoe UI"/>
                  <w:color w:val="000000" w:themeColor="text1"/>
                  <w:sz w:val="18"/>
                  <w:szCs w:val="18"/>
                </w:rPr>
                <w:delText xml:space="preserve">GHGs</w:delText>
              </w:r>
            </w:del>
            <w:ins w:id="9028"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29" w:author="Stephen Stretton" w:date="2026-10-07T00:00:00Z">
              <w:r>
                <w:rPr>
                  <w:rFonts w:eastAsia="Aptos" w:cs="Segoe UI"/>
                  <w:color w:val="000000" w:themeColor="text1"/>
                  <w:sz w:val="18"/>
                  <w:szCs w:val="18"/>
                </w:rPr>
                <w:delText xml:space="preserve">5.2</w:delText>
              </w:r>
            </w:del>
            <w:ins w:id="903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31" w:author="Stephen Stretton" w:date="2026-10-07T00:00:00Z">
              <w:r>
                <w:rPr>
                  <w:rFonts w:eastAsia="Aptos" w:cs="Segoe UI"/>
                  <w:color w:val="000000" w:themeColor="text1"/>
                  <w:sz w:val="18"/>
                  <w:szCs w:val="18"/>
                </w:rPr>
                <w:delText xml:space="preserve">-38.9</w:delText>
              </w:r>
            </w:del>
            <w:ins w:id="9032" w:author="Stephen Stretton" w:date="2026-10-07T00:00:00Z">
              <w:r>
                <w:rPr>
                  <w:rFonts w:eastAsia="Aptos" w:cs="Segoe UI"/>
                  <w:color w:val="000000" w:themeColor="text1"/>
                  <w:sz w:val="18"/>
                  <w:szCs w:val="18"/>
                </w:rPr>
                <w:t xml:space="preserve">-36.8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33" w:author="Stephen Stretton" w:date="2026-10-07T00:00:00Z">
              <w:r>
                <w:rPr>
                  <w:rFonts w:eastAsia="Aptos" w:cs="Segoe UI"/>
                  <w:color w:val="000000" w:themeColor="text1"/>
                  <w:sz w:val="18"/>
                  <w:szCs w:val="18"/>
                </w:rPr>
                <w:delText xml:space="preserve">-5.5%</w:delText>
              </w:r>
            </w:del>
            <w:ins w:id="903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35" w:author="Stephen Stretton" w:date="2026-10-07T00:00:00Z">
              <w:r>
                <w:rPr>
                  <w:rFonts w:eastAsia="Aptos" w:cs="Segoe UI"/>
                  <w:color w:val="000000" w:themeColor="text1"/>
                  <w:sz w:val="18"/>
                  <w:szCs w:val="18"/>
                </w:rPr>
                <w:delText xml:space="preserve">-13.9%</w:delText>
              </w:r>
            </w:del>
            <w:ins w:id="903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9037" w:author="Stephen Stretton" w:date="2026-10-07T00:00:00Z">
              <w:r>
                <w:rPr>
                  <w:rFonts w:eastAsia="Aptos" w:cs="Segoe UI"/>
                  <w:color w:val="000000" w:themeColor="text1"/>
                  <w:sz w:val="18"/>
                  <w:szCs w:val="18"/>
                </w:rPr>
                <w:delText xml:space="preserve">1,564</w:delText>
              </w:r>
            </w:del>
            <w:ins w:id="9038" w:author="Stephen Stretton" w:date="2026-10-07T00:00:00Z">
              <w:r>
                <w:rPr>
                  <w:rFonts w:eastAsia="Aptos" w:cs="Segoe UI"/>
                  <w:color w:val="000000" w:themeColor="text1"/>
                  <w:sz w:val="18"/>
                  <w:szCs w:val="18"/>
                </w:rPr>
                <w:t xml:space="preserve">1,597</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39" w:author="Stephen Stretton" w:date="2026-10-07T00:00:00Z">
              <w:r>
                <w:rPr>
                  <w:rFonts w:eastAsia="Aptos" w:cs="Segoe UI"/>
                  <w:color w:val="000000" w:themeColor="text1"/>
                  <w:sz w:val="18"/>
                  <w:szCs w:val="18"/>
                </w:rPr>
                <w:delText xml:space="preserve">5.2</w:delText>
              </w:r>
            </w:del>
            <w:ins w:id="904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41" w:author="Stephen Stretton" w:date="2026-10-07T00:00:00Z">
              <w:r>
                <w:rPr>
                  <w:rFonts w:eastAsia="Aptos" w:cs="Segoe UI"/>
                  <w:color w:val="000000" w:themeColor="text1"/>
                  <w:sz w:val="18"/>
                  <w:szCs w:val="18"/>
                </w:rPr>
                <w:delText xml:space="preserve">-41.0</w:delText>
              </w:r>
            </w:del>
            <w:ins w:id="9042" w:author="Stephen Stretton" w:date="2026-10-07T00:00:00Z">
              <w:r>
                <w:rPr>
                  <w:rFonts w:eastAsia="Aptos" w:cs="Segoe UI"/>
                  <w:color w:val="000000" w:themeColor="text1"/>
                  <w:sz w:val="18"/>
                  <w:szCs w:val="18"/>
                </w:rPr>
                <w:t xml:space="preserve">-40.4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43" w:author="Stephen Stretton" w:date="2026-10-07T00:00:00Z">
              <w:r>
                <w:rPr>
                  <w:rFonts w:eastAsia="Aptos" w:cs="Segoe UI"/>
                  <w:color w:val="000000" w:themeColor="text1"/>
                  <w:sz w:val="18"/>
                  <w:szCs w:val="18"/>
                </w:rPr>
                <w:delText xml:space="preserve">-5.5%</w:delText>
              </w:r>
            </w:del>
            <w:ins w:id="904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45" w:author="Stephen Stretton" w:date="2026-10-07T00:00:00Z">
              <w:r>
                <w:rPr>
                  <w:rFonts w:eastAsia="Aptos" w:cs="Segoe UI"/>
                  <w:color w:val="000000" w:themeColor="text1"/>
                  <w:sz w:val="18"/>
                  <w:szCs w:val="18"/>
                </w:rPr>
                <w:delText xml:space="preserve">-13.9%</w:delText>
              </w:r>
            </w:del>
            <w:ins w:id="904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9047" w:author="Stephen Stretton" w:date="2026-10-07T00:00:00Z">
              <w:r>
                <w:rPr>
                  <w:rFonts w:eastAsia="Aptos" w:cs="Segoe UI"/>
                  <w:color w:val="000000" w:themeColor="text1"/>
                  <w:sz w:val="18"/>
                  <w:szCs w:val="18"/>
                </w:rPr>
                <w:delText xml:space="preserve">1,631</w:delText>
              </w:r>
            </w:del>
            <w:ins w:id="9048" w:author="Stephen Stretton" w:date="2026-10-07T00:00:00Z">
              <w:r>
                <w:rPr>
                  <w:rFonts w:eastAsia="Aptos" w:cs="Segoe UI"/>
                  <w:color w:val="000000" w:themeColor="text1"/>
                  <w:sz w:val="18"/>
                  <w:szCs w:val="18"/>
                </w:rPr>
                <w:t xml:space="preserve">1,757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w:t>
            </w:r>
            <w:del w:id="9049" w:author="Stephen Stretton" w:date="2026-10-07T00:00:00Z">
              <w:r>
                <w:rPr>
                  <w:rFonts w:eastAsia="Aptos" w:cs="Segoe UI"/>
                  <w:color w:val="000000" w:themeColor="text1"/>
                  <w:sz w:val="18"/>
                  <w:szCs w:val="18"/>
                </w:rPr>
                <w:delText xml:space="preserve">only for ALL industry plus all</w:delText>
              </w:r>
            </w:del>
            <w:ins w:id="9050" w:author="Stephen Stretton" w:date="2026-10-07T00:00:00Z">
              <w:r>
                <w:rPr>
                  <w:rFonts w:eastAsia="Aptos" w:cs="Segoe UI"/>
                  <w:color w:val="000000" w:themeColor="text1"/>
                  <w:sz w:val="18"/>
                  <w:szCs w:val="18"/>
                </w:rPr>
                <w:t xml:space="preserve">and</w:t>
              </w:r>
            </w:ins>
            <w:r>
              <w:rPr>
                <w:rFonts w:eastAsia="Aptos" w:cs="Segoe UI"/>
                <w:color w:val="000000" w:themeColor="text1"/>
                <w:sz w:val="18"/>
                <w:szCs w:val="18"/>
              </w:rPr>
              <w:t xml:space="preserve"> process emissions </w:t>
            </w:r>
            <w:del w:id="9051" w:author="Stephen Stretton" w:date="2026-10-07T00:00:00Z">
              <w:r>
                <w:rPr>
                  <w:rFonts w:eastAsia="Aptos" w:cs="Segoe UI"/>
                  <w:color w:val="000000" w:themeColor="text1"/>
                  <w:sz w:val="18"/>
                  <w:szCs w:val="18"/>
                </w:rPr>
                <w:delText xml:space="preserve">in</w:delText>
              </w:r>
            </w:del>
            <w:ins w:id="9052" w:author="Stephen Stretton" w:date="2026-10-07T00:00:00Z">
              <w:r>
                <w:rPr>
                  <w:rFonts w:eastAsia="Aptos" w:cs="Segoe UI"/>
                  <w:color w:val="000000" w:themeColor="text1"/>
                  <w:sz w:val="18"/>
                  <w:szCs w:val="18"/>
                </w:rPr>
                <w:t xml:space="preserve">of</w:t>
              </w:r>
            </w:ins>
            <w:r>
              <w:rPr>
                <w:rFonts w:eastAsia="Aptos" w:cs="Segoe UI"/>
                <w:color w:val="000000" w:themeColor="text1"/>
                <w:sz w:val="18"/>
                <w:szCs w:val="18"/>
              </w:rPr>
              <w:t xml:space="preserve"> CBAM sectors </w:t>
            </w:r>
            <w:ins w:id="9053" w:author="Stephen Stretton" w:date="2026-10-07T00:00:00Z">
              <w:r>
                <w:rPr>
                  <w:rFonts w:eastAsia="Aptos" w:cs="Segoe UI"/>
                  <w:color w:val="000000" w:themeColor="text1"/>
                  <w:sz w:val="18"/>
                  <w:szCs w:val="18"/>
                </w:rPr>
                <w:t xml:space="preserve">only </w:t>
              </w:r>
            </w:ins>
            <w:r>
              <w:rPr>
                <w:rFonts w:cs="Segoe UI"/>
                <w:sz w:val="18"/>
                <w:szCs w:val="18"/>
              </w:rPr>
              <w:br/>
            </w:r>
            <w:r>
              <w:rPr>
                <w:rFonts w:eastAsia="Aptos" w:cs="Segoe UI"/>
                <w:color w:val="000000" w:themeColor="text1"/>
                <w:sz w:val="18"/>
                <w:szCs w:val="18"/>
              </w:rPr>
              <w:t xml:space="preserve">(</w:t>
            </w:r>
            <w:del w:id="9054" w:author="Stephen Stretton" w:date="2026-10-07T00:00:00Z">
              <w:r>
                <w:rPr>
                  <w:rFonts w:eastAsia="Aptos" w:cs="Segoe UI"/>
                  <w:color w:val="000000" w:themeColor="text1"/>
                  <w:sz w:val="18"/>
                  <w:szCs w:val="18"/>
                </w:rPr>
                <w:delText xml:space="preserve">20%</w:delText>
              </w:r>
            </w:del>
            <w:ins w:id="9055" w:author="Stephen Stretton" w:date="2026-10-07T00:00:00Z">
              <w:r>
                <w:rPr>
                  <w:rFonts w:eastAsia="Aptos" w:cs="Segoe UI"/>
                  <w:color w:val="000000" w:themeColor="text1"/>
                  <w:sz w:val="18"/>
                  <w:szCs w:val="18"/>
                </w:rPr>
                <w:t xml:space="preserve">14%</w:t>
              </w:r>
            </w:ins>
            <w:r>
              <w:rPr>
                <w:rFonts w:eastAsia="Aptos" w:cs="Segoe UI"/>
                <w:color w:val="000000" w:themeColor="text1"/>
                <w:sz w:val="18"/>
                <w:szCs w:val="18"/>
              </w:rPr>
              <w:t xml:space="preserve"> national </w:t>
            </w:r>
            <w:del w:id="9056" w:author="Stephen Stretton" w:date="2026-10-07T00:00:00Z">
              <w:r>
                <w:rPr>
                  <w:rFonts w:eastAsia="Aptos" w:cs="Segoe UI"/>
                  <w:color w:val="000000" w:themeColor="text1"/>
                  <w:sz w:val="18"/>
                  <w:szCs w:val="18"/>
                </w:rPr>
                <w:delText xml:space="preserve">GHGs</w:delText>
              </w:r>
            </w:del>
            <w:ins w:id="9057"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Phased-in price from USD5 to USD50 in 2034 (USD20 in 2030). </w:t>
            </w:r>
            <w:del w:id="9058" w:author="Stephen Stretton" w:date="2026-10-07T00:00:00Z">
              <w:r>
                <w:rPr>
                  <w:rFonts w:eastAsia="Aptos" w:cs="Segoe UI"/>
                  <w:color w:val="000000" w:themeColor="text1"/>
                  <w:sz w:val="18"/>
                  <w:szCs w:val="18"/>
                </w:rPr>
                <w:delText xml:space="preserve">Industry</w:delText>
              </w:r>
            </w:del>
            <w:ins w:id="9059" w:author="Stephen Stretton" w:date="2026-10-07T00:00:00Z">
              <w:r>
                <w:rPr>
                  <w:rFonts w:eastAsia="Aptos" w:cs="Segoe UI"/>
                  <w:color w:val="000000" w:themeColor="text1"/>
                  <w:sz w:val="18"/>
                  <w:szCs w:val="18"/>
                </w:rPr>
                <w:t xml:space="preserve">CBAM sectors</w:t>
              </w:r>
            </w:ins>
            <w:r>
              <w:rPr>
                <w:rFonts w:eastAsia="Aptos" w:cs="Segoe UI"/>
                <w:color w:val="000000" w:themeColor="text1"/>
                <w:sz w:val="18"/>
                <w:szCs w:val="18"/>
              </w:rPr>
              <w:t xml:space="preserve"> only</w:t>
            </w:r>
            <w:ins w:id="9060" w:author="Stephen Stretton" w:date="2026-10-07T00:00:00Z">
              <w:r>
                <w:rPr>
                  <w:rFonts w:eastAsia="Aptos" w:cs="Segoe UI"/>
                  <w:color w:val="000000" w:themeColor="text1"/>
                  <w:sz w:val="18"/>
                  <w:szCs w:val="18"/>
                </w:rPr>
                <w:t xml:space="preserve">;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061" w:author="Stephen Stretton" w:date="2026-10-07T00:00:00Z">
              <w:r>
                <w:rPr>
                  <w:rFonts w:eastAsia="Aptos" w:cs="Segoe UI"/>
                  <w:color w:val="000000" w:themeColor="text1"/>
                  <w:sz w:val="18"/>
                  <w:szCs w:val="18"/>
                </w:rPr>
                <w:delText xml:space="preserve">1.1</w:delText>
              </w:r>
            </w:del>
            <w:ins w:id="9062" w:author="Stephen Stretton" w:date="2026-10-07T00:00:00Z">
              <w:r>
                <w:rPr>
                  <w:rFonts w:eastAsia="Aptos" w:cs="Segoe UI"/>
                  <w:color w:val="000000" w:themeColor="text1"/>
                  <w:sz w:val="18"/>
                  <w:szCs w:val="18"/>
                </w:rPr>
                <w:t xml:space="preserve">1.0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063" w:author="Stephen Stretton" w:date="2026-10-07T00:00:00Z">
              <w:r>
                <w:rPr>
                  <w:rFonts w:eastAsia="Aptos" w:cs="Segoe UI"/>
                  <w:color w:val="000000" w:themeColor="text1"/>
                  <w:sz w:val="18"/>
                  <w:szCs w:val="18"/>
                </w:rPr>
                <w:delText xml:space="preserve">-21.5</w:delText>
              </w:r>
            </w:del>
            <w:ins w:id="9064" w:author="Stephen Stretton" w:date="2026-10-07T00:00:00Z">
              <w:r>
                <w:rPr>
                  <w:rFonts w:eastAsia="Aptos" w:cs="Segoe UI"/>
                  <w:color w:val="000000" w:themeColor="text1"/>
                  <w:sz w:val="18"/>
                  <w:szCs w:val="18"/>
                </w:rPr>
                <w:t xml:space="preserve">-6.9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065" w:author="Stephen Stretton" w:date="2026-10-07T00:00:00Z">
              <w:r>
                <w:rPr>
                  <w:rFonts w:eastAsia="Aptos" w:cs="Segoe UI"/>
                  <w:color w:val="000000" w:themeColor="text1"/>
                  <w:sz w:val="18"/>
                  <w:szCs w:val="18"/>
                </w:rPr>
                <w:delText xml:space="preserve">-7.6%</w:delText>
              </w:r>
            </w:del>
            <w:ins w:id="9066"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067" w:author="Stephen Stretton" w:date="2026-10-07T00:00:00Z">
              <w:r>
                <w:rPr>
                  <w:rFonts w:eastAsia="Aptos" w:cs="Segoe UI"/>
                  <w:color w:val="000000" w:themeColor="text1"/>
                  <w:sz w:val="18"/>
                  <w:szCs w:val="18"/>
                </w:rPr>
                <w:delText xml:space="preserve">-26.1%</w:delText>
              </w:r>
            </w:del>
            <w:ins w:id="9068"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9069" w:author="Stephen Stretton" w:date="2026-10-07T00:00:00Z">
              <w:r>
                <w:rPr>
                  <w:rFonts w:eastAsia="Aptos" w:cs="Segoe UI"/>
                  <w:color w:val="000000" w:themeColor="text1"/>
                  <w:sz w:val="18"/>
                  <w:szCs w:val="18"/>
                </w:rPr>
                <w:delText xml:space="preserve">546</w:delText>
              </w:r>
            </w:del>
            <w:ins w:id="9070" w:author="Stephen Stretton" w:date="2026-10-07T00:00:00Z">
              <w:r>
                <w:rPr>
                  <w:rFonts w:eastAsia="Aptos" w:cs="Segoe UI"/>
                  <w:color w:val="000000" w:themeColor="text1"/>
                  <w:sz w:val="18"/>
                  <w:szCs w:val="18"/>
                </w:rPr>
                <w:t xml:space="preserve">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71" w:author="Stephen Stretton" w:date="2026-10-07T00:00:00Z">
              <w:r>
                <w:rPr>
                  <w:rFonts w:eastAsia="Aptos" w:cs="Segoe UI"/>
                  <w:color w:val="000000" w:themeColor="text1"/>
                  <w:sz w:val="18"/>
                  <w:szCs w:val="18"/>
                </w:rPr>
                <w:delText xml:space="preserve">CBAM</w:delText>
              </w:r>
            </w:del>
            <w:ins w:id="9072" w:author="Stephen Stretton" w:date="2026-10-07T00:00:00Z">
              <w:r>
                <w:rPr>
                  <w:rFonts w:eastAsia="Aptos" w:cs="Segoe UI"/>
                  <w:color w:val="000000" w:themeColor="text1"/>
                  <w:sz w:val="18"/>
                  <w:szCs w:val="18"/>
                </w:rPr>
                <w:t xml:space="preserve">all</w:t>
              </w:r>
            </w:ins>
            <w:r>
              <w:rPr>
                <w:rFonts w:eastAsia="Aptos" w:cs="Segoe UI"/>
                <w:color w:val="000000" w:themeColor="text1"/>
                <w:sz w:val="18"/>
                <w:szCs w:val="18"/>
              </w:rPr>
              <w:t xml:space="preserve"> </w:t>
            </w:r>
            <w:del w:id="9073" w:author="Stephen Stretton" w:date="2026-10-07T00:00:00Z">
              <w:r>
                <w:rPr>
                  <w:rFonts w:eastAsia="Aptos" w:cs="Segoe UI"/>
                  <w:color w:val="000000" w:themeColor="text1"/>
                  <w:sz w:val="18"/>
                  <w:szCs w:val="18"/>
                </w:rPr>
                <w:delText xml:space="preserve">producers</w:delText>
              </w:r>
            </w:del>
            <w:ins w:id="9074" w:author="Stephen Stretton" w:date="2026-10-07T00:00:00Z">
              <w:r>
                <w:rPr>
                  <w:rFonts w:eastAsia="Aptos" w:cs="Segoe UI"/>
                  <w:color w:val="000000" w:themeColor="text1"/>
                  <w:sz w:val="18"/>
                  <w:szCs w:val="18"/>
                </w:rPr>
                <w:t xml:space="preserve">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075" w:author="Stephen Stretton" w:date="2026-10-07T00:00:00Z">
              <w:r>
                <w:rPr>
                  <w:rFonts w:eastAsia="Aptos" w:cs="Segoe UI"/>
                  <w:color w:val="000000" w:themeColor="text1"/>
                  <w:sz w:val="18"/>
                  <w:szCs w:val="18"/>
                </w:rPr>
                <w:delText xml:space="preserve">-18.1</w:delText>
              </w:r>
            </w:del>
            <w:ins w:id="9076" w:author="Stephen Stretton" w:date="2026-10-07T00:00:00Z">
              <w:r>
                <w:rPr>
                  <w:rFonts w:eastAsia="Aptos" w:cs="Segoe UI"/>
                  <w:color w:val="000000" w:themeColor="text1"/>
                  <w:sz w:val="18"/>
                  <w:szCs w:val="18"/>
                </w:rPr>
                <w:t xml:space="preserve">-5.1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077" w:author="Stephen Stretton" w:date="2026-10-07T00:00:00Z">
              <w:r>
                <w:rPr>
                  <w:rFonts w:eastAsia="Aptos" w:cs="Segoe UI"/>
                  <w:color w:val="000000" w:themeColor="text1"/>
                  <w:sz w:val="18"/>
                  <w:szCs w:val="18"/>
                </w:rPr>
                <w:delText xml:space="preserve">-7.6%</w:delText>
              </w:r>
            </w:del>
            <w:ins w:id="9078"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079" w:author="Stephen Stretton" w:date="2026-10-07T00:00:00Z">
              <w:r>
                <w:rPr>
                  <w:rFonts w:eastAsia="Aptos" w:cs="Segoe UI"/>
                  <w:color w:val="000000" w:themeColor="text1"/>
                  <w:sz w:val="18"/>
                  <w:szCs w:val="18"/>
                </w:rPr>
                <w:delText xml:space="preserve">-7.6%</w:delText>
              </w:r>
            </w:del>
            <w:ins w:id="9080" w:author="Stephen Stretton" w:date="2026-10-07T00:00:00Z">
              <w:r>
                <w:rPr>
                  <w:rFonts w:eastAsia="Aptos" w:cs="Segoe UI"/>
                  <w:color w:val="000000" w:themeColor="text1"/>
                  <w:sz w:val="18"/>
                  <w:szCs w:val="18"/>
                </w:rPr>
                <w:t xml:space="preserve">-8.5%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081" w:author="Stephen Stretton" w:date="2026-10-07T00:00:00Z">
              <w:r>
                <w:rPr>
                  <w:rFonts w:eastAsia="Aptos" w:cs="Segoe UI"/>
                  <w:color w:val="000000" w:themeColor="text1"/>
                  <w:sz w:val="18"/>
                  <w:szCs w:val="18"/>
                </w:rPr>
                <w:delText xml:space="preserve">345</w:delText>
              </w:r>
            </w:del>
            <w:ins w:id="9082" w:author="Stephen Stretton" w:date="2026-10-07T00:00:00Z">
              <w:r>
                <w:rPr>
                  <w:rFonts w:eastAsia="Aptos" w:cs="Segoe UI"/>
                  <w:color w:val="000000" w:themeColor="text1"/>
                  <w:sz w:val="18"/>
                  <w:szCs w:val="18"/>
                </w:rPr>
                <w:t xml:space="preserve">38</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9083"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 xml:space="preserve">industrial abatement</w:t>
            </w:r>
            <w:ins w:id="9084"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7T00:00:00Z">
              <w:r>
                <w:rPr>
                  <w:rFonts w:eastAsia="Aptos" w:cs="Segoe UI"/>
                  <w:color w:val="000000" w:themeColor="text1"/>
                  <w:sz w:val="18"/>
                  <w:szCs w:val="18"/>
                </w:rPr>
                <w:delText xml:space="preserve">-24.5</w:delText>
              </w:r>
            </w:del>
            <w:ins w:id="9086" w:author="Stephen Stretton" w:date="2026-10-07T00:00:00Z">
              <w:r>
                <w:rPr>
                  <w:rFonts w:eastAsia="Aptos" w:cs="Segoe UI"/>
                  <w:color w:val="000000" w:themeColor="text1"/>
                  <w:sz w:val="18"/>
                  <w:szCs w:val="18"/>
                </w:rPr>
                <w:t xml:space="preserve">-11.5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7T00:00:00Z">
              <w:r>
                <w:rPr>
                  <w:rFonts w:eastAsia="Aptos" w:cs="Segoe UI"/>
                  <w:color w:val="000000" w:themeColor="text1"/>
                  <w:sz w:val="18"/>
                  <w:szCs w:val="18"/>
                </w:rPr>
                <w:delText xml:space="preserve">-13.1%</w:delText>
              </w:r>
            </w:del>
            <w:ins w:id="9088" w:author="Stephen Stretton" w:date="2026-10-07T00:00:00Z">
              <w:r>
                <w:rPr>
                  <w:rFonts w:eastAsia="Aptos" w:cs="Segoe UI"/>
                  <w:color w:val="000000" w:themeColor="text1"/>
                  <w:sz w:val="18"/>
                  <w:szCs w:val="18"/>
                </w:rPr>
                <w:t xml:space="preserve">-16.6%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7T00:00:00Z">
              <w:r>
                <w:rPr>
                  <w:rFonts w:eastAsia="Aptos" w:cs="Segoe UI"/>
                  <w:color w:val="000000" w:themeColor="text1"/>
                  <w:sz w:val="18"/>
                  <w:szCs w:val="18"/>
                </w:rPr>
                <w:delText xml:space="preserve">-30.4%</w:delText>
              </w:r>
            </w:del>
            <w:ins w:id="9090" w:author="Stephen Stretton" w:date="2026-10-07T00:00:00Z">
              <w:r>
                <w:rPr>
                  <w:rFonts w:eastAsia="Aptos" w:cs="Segoe UI"/>
                  <w:color w:val="000000" w:themeColor="text1"/>
                  <w:sz w:val="18"/>
                  <w:szCs w:val="18"/>
                </w:rPr>
                <w:t xml:space="preserve">-43.9%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091" w:author="Stephen Stretton" w:date="2026-10-07T00:00:00Z">
              <w:r>
                <w:rPr>
                  <w:rFonts w:eastAsia="Aptos" w:cs="Segoe UI"/>
                  <w:color w:val="000000" w:themeColor="text1"/>
                  <w:sz w:val="18"/>
                  <w:szCs w:val="18"/>
                </w:rPr>
                <w:delText xml:space="preserve">621</w:delText>
              </w:r>
            </w:del>
            <w:ins w:id="9092" w:author="Stephen Stretton" w:date="2026-10-07T00:00:00Z">
              <w:r>
                <w:rPr>
                  <w:rFonts w:eastAsia="Aptos" w:cs="Segoe UI"/>
                  <w:color w:val="000000" w:themeColor="text1"/>
                  <w:sz w:val="18"/>
                  <w:szCs w:val="18"/>
                </w:rPr>
                <w:t xml:space="preserve">86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9093" w:author="Stephen Stretton" w:date="2026-10-07T00:00:00Z">
        <w:r>
          <w:rPr>
            <w:rFonts w:eastAsia="Segoe UI" w:cs="Segoe UI"/>
            <w:b/>
            <w:bCs/>
          </w:rPr>
          <w:delText xml:space="preserve">option</w:delText>
        </w:r>
      </w:del>
      <w:ins w:id="9094" w:author="Stephen Stretton" w:date="2026-10-07T00:00:00Z">
        <w:r>
          <w:rPr>
            <w:rFonts w:eastAsia="Segoe UI" w:cs="Segoe UI"/>
            <w:b/>
            <w:bCs/>
          </w:rPr>
          <w:t xml:space="preserve">scenario</w:t>
        </w:r>
      </w:ins>
      <w:r>
        <w:rPr>
          <w:rFonts w:eastAsia="Segoe UI" w:cs="Segoe UI"/>
          <w:b/>
          <w:bCs/>
        </w:rPr>
        <w:t xml:space="preserve">. </w:t>
      </w:r>
      <w:r>
        <w:rPr>
          <w:rFonts w:eastAsia="Segoe UI" w:cs="Segoe UI"/>
        </w:rPr>
        <w:t xml:space="preserve">It combines an upstream carbon levy on all fossil fuel consumption with a downstream charge on process emissions in CBAM sectors.</w:t>
      </w:r>
      <w:r>
        <w:rPr>
          <w:rFonts w:eastAsia="Segoe UI" w:cs="Segoe UI"/>
          <w:b/>
          <w:bCs/>
        </w:rPr>
        <w:t xml:space="preserve"> </w:t>
      </w:r>
      <w:r>
        <w:rPr>
          <w:rFonts w:eastAsia="Segoe UI" w:cs="Segoe UI"/>
        </w:rPr>
        <w:t xml:space="preserve">Modeled as energy-related CO₂ across all sectors plus CBAM process emissions, it achieves the broadest coverage in the matrix at </w:t>
      </w:r>
      <w:del w:id="9095" w:author="Stephen Stretton" w:date="2026-10-07T00:00:00Z">
        <w:r>
          <w:rPr>
            <w:rFonts w:eastAsia="Segoe UI" w:cs="Segoe UI"/>
          </w:rPr>
          <w:delText xml:space="preserve">72%</w:delText>
        </w:r>
      </w:del>
      <w:ins w:id="9096" w:author="Stephen Stretton" w:date="2026-10-07T00:00:00Z">
        <w:r>
          <w:rPr>
            <w:rFonts w:eastAsia="Segoe UI" w:cs="Segoe UI"/>
          </w:rPr>
          <w:t xml:space="preserve">71%</w:t>
        </w:r>
      </w:ins>
      <w:r>
        <w:rPr>
          <w:rFonts w:eastAsia="Segoe UI" w:cs="Segoe UI"/>
        </w:rPr>
        <w:t xml:space="preserve"> of national GHG</w:t>
      </w:r>
      <w:ins w:id="9097" w:author="Stephen Stretton" w:date="2026-10-07T00:00:00Z">
        <w:r>
          <w:rPr>
            <w:rFonts w:eastAsia="Segoe UI" w:cs="Segoe UI"/>
          </w:rPr>
          <w:t xml:space="preserve"> emissions</w:t>
        </w:r>
      </w:ins>
      <w:r>
        <w:rPr>
          <w:rFonts w:eastAsia="Segoe UI" w:cs="Segoe UI"/>
        </w:rPr>
        <w:t xml:space="preserve">. The scenario applies a flat USD20/tCO</w:t>
      </w:r>
      <w:r>
        <w:rPr>
          <w:rFonts w:eastAsia="Segoe UI" w:cs="Segoe UI"/>
          <w:vertAlign w:val="subscript"/>
        </w:rPr>
        <w:t xml:space="preserve">2</w:t>
      </w:r>
      <w:r>
        <w:rPr>
          <w:rFonts w:eastAsia="Segoe UI" w:cs="Segoe UI"/>
        </w:rPr>
        <w:t xml:space="preserve">e levy from 2028, supplemented by a separate USD20/tCO</w:t>
      </w:r>
      <w:r>
        <w:rPr>
          <w:rFonts w:eastAsia="Segoe UI" w:cs="Segoe UI"/>
          <w:vertAlign w:val="subscript"/>
        </w:rPr>
        <w:t xml:space="preserve">2</w:t>
      </w:r>
      <w:r>
        <w:rPr>
          <w:rFonts w:eastAsia="Segoe UI" w:cs="Segoe UI"/>
        </w:rPr>
        <w:t xml:space="preserve">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t xml:space="preserve">The second </w:t>
      </w:r>
      <w:del w:id="9098" w:author="Stephen Stretton" w:date="2026-10-07T00:00:00Z">
        <w:r>
          <w:rPr>
            <w:rFonts w:eastAsia="Segoe UI" w:cs="Segoe UI"/>
            <w:b/>
            <w:bCs/>
          </w:rPr>
          <w:delText xml:space="preserve">family</w:delText>
        </w:r>
      </w:del>
      <w:ins w:id="9099" w:author="Stephen Stretton" w:date="2026-10-07T00:00:00Z">
        <w:r>
          <w:rPr>
            <w:rFonts w:eastAsia="Segoe UI" w:cs="Segoe UI"/>
            <w:b/>
            <w:bCs/>
          </w:rPr>
          <w:t xml:space="preserve">set of scenarios</w:t>
        </w:r>
      </w:ins>
      <w:r>
        <w:rPr>
          <w:rFonts w:eastAsia="Segoe UI" w:cs="Segoe UI"/>
          <w:b/>
          <w:bCs/>
        </w:rPr>
        <w:t xml:space="preserve"> (2A and 2B) </w:t>
      </w:r>
      <w:del w:id="9100" w:author="Stephen Stretton" w:date="2026-10-07T00:00:00Z">
        <w:r>
          <w:rPr>
            <w:rFonts w:eastAsia="Segoe UI" w:cs="Segoe UI"/>
            <w:b/>
            <w:bCs/>
          </w:rPr>
          <w:delText xml:space="preserve">model</w:delText>
        </w:r>
      </w:del>
      <w:ins w:id="9101" w:author="Stephen Stretton" w:date="2026-10-07T00:00:00Z">
        <w:r>
          <w:rPr>
            <w:rFonts w:eastAsia="Segoe UI" w:cs="Segoe UI"/>
            <w:b/>
            <w:bCs/>
          </w:rPr>
          <w:t xml:space="preserve">models</w:t>
        </w:r>
      </w:ins>
      <w:r>
        <w:rPr>
          <w:rFonts w:eastAsia="Segoe UI" w:cs="Segoe UI"/>
          <w:b/>
          <w:bCs/>
        </w:rPr>
        <w:t xml:space="preserve"> upstream carbon pricing, while isolating the effect of revenue recycling by holding the policy design otherwise constant. </w:t>
      </w:r>
      <w:r>
        <w:rPr>
          <w:rFonts w:eastAsia="Segoe UI" w:cs="Segoe UI"/>
        </w:rPr>
        <w:t xml:space="preserve">Both scenarios apply an upstream carbon levy on all fossil fuel consumption, modeled as a flat USD20/tCO</w:t>
      </w:r>
      <w:r>
        <w:rPr>
          <w:rFonts w:eastAsia="Segoe UI" w:cs="Segoe UI"/>
          <w:vertAlign w:val="subscript"/>
        </w:rPr>
        <w:t xml:space="preserve">2</w:t>
      </w:r>
      <w:r>
        <w:rPr>
          <w:rFonts w:eastAsia="Segoe UI" w:cs="Segoe UI"/>
        </w:rPr>
        <w:t xml:space="preserve">e price from 2028, on energy-related CO₂ across all sectors, which covers </w:t>
      </w:r>
      <w:del w:id="9102" w:author="Stephen Stretton" w:date="2026-10-07T00:00:00Z">
        <w:r>
          <w:rPr>
            <w:rFonts w:eastAsia="Segoe UI" w:cs="Segoe UI"/>
          </w:rPr>
          <w:delText xml:space="preserve">65%</w:delText>
        </w:r>
      </w:del>
      <w:ins w:id="9103" w:author="Stephen Stretton" w:date="2026-10-07T00:00:00Z">
        <w:r>
          <w:rPr>
            <w:rFonts w:eastAsia="Segoe UI" w:cs="Segoe UI"/>
          </w:rPr>
          <w:t xml:space="preserve">64%</w:t>
        </w:r>
      </w:ins>
      <w:r>
        <w:rPr>
          <w:rFonts w:eastAsia="Segoe UI" w:cs="Segoe UI"/>
        </w:rPr>
        <w:t xml:space="preserve"> of national GHG</w:t>
      </w:r>
      <w:ins w:id="9104" w:author="Stephen Stretton" w:date="2026-10-07T00:00:00Z">
        <w:r>
          <w:rPr>
            <w:rFonts w:eastAsia="Segoe UI" w:cs="Segoe UI"/>
          </w:rPr>
          <w:t xml:space="preserve"> emissions</w:t>
        </w:r>
      </w:ins>
      <w:r>
        <w:rPr>
          <w:rFonts w:eastAsia="Segoe UI" w:cs="Segoe UI"/>
        </w:rPr>
        <w:t xml:space="preserve">.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9105" w:author="Stephen Stretton" w:date="2026-10-07T00:00:00Z">
        <w:r>
          <w:rPr>
            <w:rFonts w:eastAsia="Segoe UI" w:cs="Segoe UI"/>
            <w:b/>
            <w:bCs/>
          </w:rPr>
          <w:delText xml:space="preserve">family</w:delText>
        </w:r>
      </w:del>
      <w:ins w:id="9106" w:author="Stephen Stretton" w:date="2026-10-07T00:00:00Z">
        <w:r>
          <w:rPr>
            <w:rFonts w:eastAsia="Segoe UI" w:cs="Segoe UI"/>
            <w:b/>
            <w:bCs/>
          </w:rPr>
          <w:t xml:space="preserve">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9107" w:author="Stephen Stretton" w:date="2026-10-07T00:00:00Z">
        <w:r>
          <w:rPr>
            <w:rFonts w:eastAsia="Segoe UI" w:cs="Segoe UI"/>
          </w:rPr>
          <w:delText xml:space="preserve">option</w:delText>
        </w:r>
      </w:del>
      <w:ins w:id="9108" w:author="Stephen Stretton" w:date="2026-10-07T00:00:00Z">
        <w:r>
          <w:rPr>
            <w:rFonts w:eastAsia="Segoe UI" w:cs="Segoe UI"/>
          </w:rPr>
          <w:t xml:space="preserve">scenario</w:t>
        </w:r>
      </w:ins>
      <w:r>
        <w:rPr>
          <w:rFonts w:eastAsia="Segoe UI" w:cs="Segoe UI"/>
        </w:rPr>
        <w:t xml:space="preserve"> at roughly </w:t>
      </w:r>
      <w:del w:id="9109" w:author="Stephen Stretton" w:date="2026-10-07T00:00:00Z">
        <w:r>
          <w:rPr>
            <w:rFonts w:eastAsia="Segoe UI" w:cs="Segoe UI"/>
          </w:rPr>
          <w:delText xml:space="preserve">20%</w:delText>
        </w:r>
      </w:del>
      <w:ins w:id="9110" w:author="Stephen Stretton" w:date="2026-10-07T00:00:00Z">
        <w:r>
          <w:rPr>
            <w:rFonts w:eastAsia="Segoe UI" w:cs="Segoe UI"/>
          </w:rPr>
          <w:t xml:space="preserve">14%</w:t>
        </w:r>
      </w:ins>
      <w:r>
        <w:rPr>
          <w:rFonts w:eastAsia="Segoe UI" w:cs="Segoe UI"/>
        </w:rPr>
        <w:t xml:space="preserve"> of national GHG</w:t>
      </w:r>
      <w:ins w:id="9111" w:author="Stephen Stretton" w:date="2026-10-07T00:00:00Z">
        <w:r>
          <w:rPr>
            <w:rFonts w:eastAsia="Segoe UI" w:cs="Segoe UI"/>
          </w:rPr>
          <w:t xml:space="preserve"> emissions</w:t>
        </w:r>
      </w:ins>
      <w:r>
        <w:rPr>
          <w:rFonts w:eastAsia="Segoe UI" w:cs="Segoe UI"/>
        </w:rPr>
        <w:t xml:space="preserve">.</w:t>
      </w:r>
      <w:r>
        <w:rPr>
          <w:rFonts w:eastAsia="Segoe UI" w:cs="Segoe UI"/>
          <w:b/>
          <w:bCs/>
        </w:rPr>
        <w:t xml:space="preserve"> </w:t>
      </w:r>
      <w:r>
        <w:rPr>
          <w:rFonts w:eastAsia="Segoe UI" w:cs="Segoe UI"/>
        </w:rPr>
        <w:t xml:space="preserve">It applies </w:t>
      </w:r>
      <w:ins w:id="9112" w:author="Stephen Stretton" w:date="2026-10-07T00:00:00Z">
        <w:r>
          <w:rPr>
            <w:rFonts w:eastAsia="Segoe UI" w:cs="Segoe UI"/>
          </w:rPr>
          <w:t xml:space="preserve">only </w:t>
        </w:r>
      </w:ins>
      <w:r>
        <w:rPr>
          <w:rFonts w:eastAsia="Segoe UI" w:cs="Segoe UI"/>
        </w:rPr>
        <w:t xml:space="preserve">to</w:t>
      </w:r>
      <w:ins w:id="9113" w:author="Stephen Stretton" w:date="2026-10-07T00:00:00Z">
        <w:r>
          <w:rPr>
            <w:rFonts w:eastAsia="Segoe UI" w:cs="Segoe UI"/>
          </w:rPr>
          <w:t xml:space="preserve"> the</w:t>
        </w:r>
      </w:ins>
      <w:r>
        <w:rPr>
          <w:rFonts w:eastAsia="Segoe UI" w:cs="Segoe UI"/>
        </w:rPr>
        <w:t xml:space="preserve"> energy-related CO₂ </w:t>
      </w:r>
      <w:del w:id="9114" w:author="Stephen Stretton" w:date="2026-10-07T00:00:00Z">
        <w:r>
          <w:rPr>
            <w:rFonts w:eastAsia="Segoe UI" w:cs="Segoe UI"/>
          </w:rPr>
          <w:delText xml:space="preserve">for industry </w:delText>
        </w:r>
      </w:del>
      <w:r>
        <w:rPr>
          <w:rFonts w:eastAsia="Segoe UI" w:cs="Segoe UI"/>
        </w:rPr>
        <w:t xml:space="preserve">and</w:t>
      </w:r>
      <w:del w:id="9115" w:author="Stephen Stretton" w:date="2026-10-07T00:00:00Z">
        <w:r>
          <w:rPr>
            <w:rFonts w:eastAsia="Segoe UI" w:cs="Segoe UI"/>
          </w:rPr>
          <w:delText xml:space="preserve"> all</w:delText>
        </w:r>
      </w:del>
      <w:r>
        <w:rPr>
          <w:rFonts w:eastAsia="Segoe UI" w:cs="Segoe UI"/>
        </w:rPr>
        <w:t xml:space="preserve"> process emissions </w:t>
      </w:r>
      <w:del w:id="9116" w:author="Stephen Stretton" w:date="2026-10-07T00:00:00Z">
        <w:r>
          <w:rPr>
            <w:rFonts w:eastAsia="Segoe UI" w:cs="Segoe UI"/>
          </w:rPr>
          <w:delText xml:space="preserve">in</w:delText>
        </w:r>
      </w:del>
      <w:ins w:id="9117" w:author="Stephen Stretton" w:date="2026-10-07T00:00:00Z">
        <w:r>
          <w:rPr>
            <w:rFonts w:eastAsia="Segoe UI" w:cs="Segoe UI"/>
          </w:rPr>
          <w:t xml:space="preserve">of the</w:t>
        </w:r>
      </w:ins>
      <w:r>
        <w:rPr>
          <w:rFonts w:eastAsia="Segoe UI" w:cs="Segoe UI"/>
        </w:rPr>
        <w:t xml:space="preserve"> CBAM sectors, with the carbon price phased in from USD5 to USD50 by 2034</w:t>
      </w:r>
      <w:ins w:id="9118" w:author="Stephen Stretton" w:date="2026-10-07T00:00:00Z">
        <w:r>
          <w:rPr>
            <w:rFonts w:eastAsia="Segoe UI" w:cs="Segoe UI"/>
          </w:rPr>
          <w:t xml:space="preserve">. Diesel and gasoline are excluded from the price. Because CPAT cannot separate the CBAM sectors from the rest of industry, they are modeled separately</w:t>
        </w:r>
      </w:ins>
      <w:r>
        <w:rPr>
          <w:rFonts w:eastAsia="Segoe UI" w:cs="Segoe UI"/>
        </w:rPr>
        <w:t xml:space="preserve">. The three variants differ in how value is returned to the economy: 3A recycles revenues to households; 3B provides free allocation for </w:t>
      </w:r>
      <w:del w:id="9119" w:author="Stephen Stretton" w:date="2026-10-07T00:00:00Z">
        <w:r>
          <w:rPr>
            <w:rFonts w:eastAsia="Segoe UI" w:cs="Segoe UI"/>
          </w:rPr>
          <w:delText xml:space="preserve">CBAM</w:delText>
        </w:r>
      </w:del>
      <w:ins w:id="9120" w:author="Stephen Stretton" w:date="2026-10-07T00:00:00Z">
        <w:r>
          <w:rPr>
            <w:rFonts w:eastAsia="Segoe UI" w:cs="Segoe UI"/>
          </w:rPr>
          <w:t xml:space="preserve">all</w:t>
        </w:r>
      </w:ins>
      <w:r>
        <w:rPr>
          <w:rFonts w:eastAsia="Segoe UI" w:cs="Segoe UI"/>
        </w:rPr>
        <w:t xml:space="preserve"> </w:t>
      </w:r>
      <w:del w:id="9121" w:author="Stephen Stretton" w:date="2026-10-07T00:00:00Z">
        <w:r>
          <w:rPr>
            <w:rFonts w:eastAsia="Segoe UI" w:cs="Segoe UI"/>
          </w:rPr>
          <w:delText xml:space="preserve">producers</w:delText>
        </w:r>
      </w:del>
      <w:ins w:id="9122" w:author="Stephen Stretton" w:date="2026-10-07T00:00:00Z">
        <w:r>
          <w:rPr>
            <w:rFonts w:eastAsia="Segoe UI" w:cs="Segoe UI"/>
          </w:rPr>
          <w:t xml:space="preserve">covered industry</w:t>
        </w:r>
      </w:ins>
      <w:r>
        <w:rPr>
          <w:rFonts w:eastAsia="Segoe UI" w:cs="Segoe UI"/>
        </w:rPr>
        <w:t xml:space="preserve"> using an intensity benchmark per unit of output; and 3C offers an industrial abatement rebate</w:t>
      </w:r>
      <w:del w:id="9123" w:author="Stephen Stretton" w:date="2026-10-07T00:00:00Z">
        <w:r>
          <w:rPr>
            <w:rFonts w:eastAsia="Segoe UI" w:cs="Segoe UI"/>
          </w:rPr>
          <w:delText xml:space="preserve">,</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 xml:space="preserve">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macroeconomically</w:t>
      </w:r>
      <w:del w:id="9124" w:author="Stephen Stretton" w:date="2026-10-07T00:00:00Z">
        <w:r>
          <w:rPr>
            <w:rFonts w:eastAsia="Segoe UI" w:cs="Segoe UI"/>
          </w:rPr>
          <w:delText xml:space="preserve"> </w:delText>
        </w:r>
      </w:del>
      <w:r>
        <w:rPr>
          <w:rFonts w:eastAsia="Segoe UI" w:cs="Segoe UI"/>
        </w:rPr>
        <w:t xml:space="preserve">—for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9125" w:author="Stephen Stretton" w:date="2026-10-07T00:00:00Z">
        <w:r>
          <w:rPr>
            <w:rFonts w:eastAsia="Segoe UI" w:cs="Segoe UI"/>
          </w:rPr>
          <w:delText xml:space="preserve">8</w:delText>
        </w:r>
      </w:del>
      <w:ins w:id="9126" w:author="Stephen Stretton" w:date="2026-10-07T00:00:00Z">
        <w:r>
          <w:rPr>
            <w:rFonts w:eastAsia="Segoe UI" w:cs="Segoe UI"/>
          </w:rPr>
          <w:t xml:space="preserve">6</w:t>
        </w:r>
      </w:ins>
      <w:r>
        <w:rPr>
          <w:rFonts w:eastAsia="Segoe UI" w:cs="Segoe UI"/>
        </w:rPr>
        <w:t xml:space="preserve"> billion—roughly 10% of current government revenues. The two upstream levies </w:t>
      </w:r>
      <w:r>
        <w:rPr>
          <w:rFonts w:eastAsia="Segoe UI" w:cs="Segoe UI"/>
        </w:rPr>
        <w:t xml:space="preserve">(2A and 2B) each generate </w:t>
      </w:r>
      <w:ins w:id="9127" w:author="Stephen Stretton" w:date="2026-10-07T00:00:00Z">
        <w:r>
          <w:rPr>
            <w:rFonts w:eastAsia="Segoe UI" w:cs="Segoe UI"/>
          </w:rPr>
          <w:t xml:space="preserve">about </w:t>
        </w:r>
      </w:ins>
      <w:r>
        <w:rPr>
          <w:rFonts w:eastAsia="Segoe UI" w:cs="Segoe UI"/>
        </w:rPr>
        <w:t xml:space="preserve">USD5.</w:t>
      </w:r>
      <w:del w:id="9128" w:author="Stephen Stretton" w:date="2026-10-07T00:00:00Z">
        <w:r>
          <w:rPr>
            <w:rFonts w:eastAsia="Segoe UI" w:cs="Segoe UI"/>
          </w:rPr>
          <w:delText xml:space="preserve">2</w:delText>
        </w:r>
      </w:del>
      <w:ins w:id="9129" w:author="Stephen Stretton" w:date="2026-10-07T00:00:00Z">
        <w:r>
          <w:rPr>
            <w:rFonts w:eastAsia="Segoe UI" w:cs="Segoe UI"/>
          </w:rPr>
          <w:t xml:space="preserve">0</w:t>
        </w:r>
      </w:ins>
      <w:r>
        <w:rPr>
          <w:rFonts w:eastAsia="Segoe UI" w:cs="Segoe UI"/>
        </w:rPr>
        <w:t xml:space="preserve"> billion, whether the proceeds are recycled to public investment or to households. The downstream price recycled to households (3A) raises considerably less, at USD1.</w:t>
      </w:r>
      <w:del w:id="9130" w:author="Stephen Stretton" w:date="2026-10-07T00:00:00Z">
        <w:r>
          <w:rPr>
            <w:rFonts w:eastAsia="Segoe UI" w:cs="Segoe UI"/>
          </w:rPr>
          <w:delText xml:space="preserve">1</w:delText>
        </w:r>
      </w:del>
      <w:ins w:id="9131" w:author="Stephen Stretton" w:date="2026-10-07T00:00:00Z">
        <w:r>
          <w:rPr>
            <w:rFonts w:eastAsia="Segoe UI" w:cs="Segoe UI"/>
          </w:rPr>
          <w:t xml:space="preserve">0</w:t>
        </w:r>
      </w:ins>
      <w:r>
        <w:rPr>
          <w:rFonts w:eastAsia="Segoe UI" w:cs="Segoe UI"/>
        </w:rPr>
        <w:t xml:space="preserve"> billion, reflecting its narrower base. The two remaining downstream </w:t>
      </w:r>
      <w:del w:id="9132" w:author="Stephen Stretton" w:date="2026-10-07T00:00:00Z">
        <w:r>
          <w:rPr>
            <w:rFonts w:eastAsia="Segoe UI" w:cs="Segoe UI"/>
          </w:rPr>
          <w:delText xml:space="preserve">designs</w:delText>
        </w:r>
      </w:del>
      <w:ins w:id="9133" w:author="Stephen Stretton" w:date="2026-10-07T00:00:00Z">
        <w:r>
          <w:rPr>
            <w:rFonts w:eastAsia="Segoe UI" w:cs="Segoe UI"/>
          </w:rPr>
          <w:t xml:space="preserve">scenarios</w:t>
        </w:r>
      </w:ins>
      <w:r>
        <w:rPr>
          <w:rFonts w:eastAsia="Segoe UI" w:cs="Segoe UI"/>
        </w:rPr>
        <w:t xml:space="preserve"> raise no</w:t>
      </w:r>
      <w:ins w:id="9134" w:author="Stephen Stretton" w:date="2026-10-07T00:00:00Z">
        <w:r>
          <w:rPr>
            <w:rFonts w:eastAsia="Segoe UI" w:cs="Segoe UI"/>
          </w:rPr>
          <w:t xml:space="preserve"> net</w:t>
        </w:r>
      </w:ins>
      <w:r>
        <w:rPr>
          <w:rFonts w:eastAsia="Segoe UI" w:cs="Segoe UI"/>
        </w:rPr>
        <w:t xml:space="preserve"> carbon revenue: free allocation for </w:t>
      </w:r>
      <w:del w:id="9135" w:author="Stephen Stretton" w:date="2026-10-07T00:00:00Z">
        <w:r>
          <w:rPr>
            <w:rFonts w:eastAsia="Segoe UI" w:cs="Segoe UI"/>
          </w:rPr>
          <w:delText xml:space="preserve">CBAM</w:delText>
        </w:r>
      </w:del>
      <w:ins w:id="9136" w:author="Stephen Stretton" w:date="2026-10-07T00:00:00Z">
        <w:r>
          <w:rPr>
            <w:rFonts w:eastAsia="Segoe UI" w:cs="Segoe UI"/>
          </w:rPr>
          <w:t xml:space="preserve">all</w:t>
        </w:r>
      </w:ins>
      <w:r>
        <w:rPr>
          <w:rFonts w:eastAsia="Segoe UI" w:cs="Segoe UI"/>
        </w:rPr>
        <w:t xml:space="preserve"> </w:t>
      </w:r>
      <w:del w:id="9137" w:author="Stephen Stretton" w:date="2026-10-07T00:00:00Z">
        <w:r>
          <w:rPr>
            <w:rFonts w:eastAsia="Segoe UI" w:cs="Segoe UI"/>
          </w:rPr>
          <w:delText xml:space="preserve">producers</w:delText>
        </w:r>
      </w:del>
      <w:ins w:id="9138" w:author="Stephen Stretton" w:date="2026-10-07T00:00:00Z">
        <w:r>
          <w:rPr>
            <w:rFonts w:eastAsia="Segoe UI" w:cs="Segoe UI"/>
          </w:rPr>
          <w:t xml:space="preserve">covered industry</w:t>
        </w:r>
      </w:ins>
      <w:r>
        <w:rPr>
          <w:rFonts w:eastAsia="Segoe UI" w:cs="Segoe UI"/>
        </w:rPr>
        <w:t xml:space="preserve"> (3B) and the </w:t>
      </w:r>
      <w:del w:id="9139" w:author="Stephen Stretton" w:date="2026-10-07T00:00:00Z">
        <w:r>
          <w:rPr>
            <w:rFonts w:eastAsia="Segoe UI" w:cs="Segoe UI"/>
          </w:rPr>
          <w:delText xml:space="preserve">rebate for </w:delText>
        </w:r>
      </w:del>
      <w:r>
        <w:rPr>
          <w:rFonts w:eastAsia="Segoe UI" w:cs="Segoe UI"/>
        </w:rPr>
        <w:t xml:space="preserve">industrial abatement</w:t>
      </w:r>
      <w:ins w:id="9140"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
      <w:del w:id="9141" w:author="Stephen Stretton" w:date="2026-10-07T00:00:00Z">
        <w:r>
          <w:rPr>
            <w:rFonts w:eastAsia="Segoe UI" w:cs="Segoe UI"/>
            <w:b/>
            <w:bCs/>
          </w:rPr>
          <w:delText xml:space="preserve">13.6</w:delText>
        </w:r>
      </w:del>
      <w:ins w:id="9142" w:author="Stephen Stretton" w:date="2026-10-07T00:00:00Z">
        <w:r>
          <w:rPr>
            <w:rFonts w:eastAsia="Segoe UI" w:cs="Segoe UI"/>
            <w:b/>
            <w:bCs/>
          </w:rPr>
          <w:t xml:space="preserve">5.1</w:t>
        </w:r>
      </w:ins>
      <w:r>
        <w:rPr>
          <w:rFonts w:eastAsia="Segoe UI" w:cs="Segoe UI"/>
          <w:b/>
          <w:bCs/>
        </w:rPr>
        <w:t xml:space="preserve"> to </w:t>
      </w:r>
      <w:del w:id="9143" w:author="Stephen Stretton" w:date="2026-10-07T00:00:00Z">
        <w:r>
          <w:rPr>
            <w:rFonts w:eastAsia="Segoe UI" w:cs="Segoe UI"/>
            <w:b/>
            <w:bCs/>
          </w:rPr>
          <w:delText xml:space="preserve">41.6</w:delText>
        </w:r>
      </w:del>
      <w:ins w:id="9144" w:author="Stephen Stretton" w:date="2026-10-07T00:00:00Z">
        <w:r>
          <w:rPr>
            <w:rFonts w:eastAsia="Segoe UI" w:cs="Segoe UI"/>
            <w:b/>
            <w:bCs/>
          </w:rPr>
          <w:t xml:space="preserve">40.4</w:t>
        </w:r>
      </w:ins>
      <w:commentRangeEnd w:id="1"/>
      <w:r>
        <w:rPr>
          <w:rStyle w:val="CommentReference"/>
          <w:rFonts w:eastAsia="Segoe UI" w:cs="Segoe UI"/>
          <w:b/>
          <w:bCs/>
          <w:sz w:val="22"/>
          <w:szCs w:val="22"/>
        </w:rPr>
        <w:commentReference w:id="1"/>
      </w:r>
      <w:r>
        <w:rPr>
          <w:rFonts w:eastAsia="Segoe UI" w:cs="Segoe UI"/>
          <w:b/>
          <w:bCs/>
        </w:rPr>
        <w:t xml:space="preserve"> MtCO₂ across the </w:t>
      </w:r>
      <w:del w:id="9145" w:author="Stephen Stretton" w:date="2026-10-07T00:00:00Z">
        <w:r>
          <w:rPr>
            <w:rFonts w:eastAsia="Segoe UI" w:cs="Segoe UI"/>
            <w:b/>
            <w:bCs/>
          </w:rPr>
          <w:delText xml:space="preserve">bundles</w:delText>
        </w:r>
      </w:del>
      <w:ins w:id="9146" w:author="Stephen Stretton" w:date="2026-10-07T00:00:00Z">
        <w:r>
          <w:rPr>
            <w:rFonts w:eastAsia="Segoe UI" w:cs="Segoe UI"/>
            <w:b/>
            <w:bCs/>
          </w:rPr>
          <w:t xml:space="preserve">scenarios</w:t>
        </w:r>
      </w:ins>
      <w:r>
        <w:rPr>
          <w:rFonts w:eastAsia="Segoe UI" w:cs="Segoe UI"/>
          <w:b/>
          <w:bCs/>
        </w:rPr>
        <w:t xml:space="preserve">, equal to about </w:t>
      </w:r>
      <w:del w:id="9147" w:author="Stephen Stretton" w:date="2026-10-07T00:00:00Z">
        <w:r>
          <w:rPr>
            <w:rFonts w:eastAsia="Segoe UI" w:cs="Segoe UI"/>
            <w:b/>
            <w:bCs/>
          </w:rPr>
          <w:delText xml:space="preserve">5-17%</w:delText>
        </w:r>
      </w:del>
      <w:ins w:id="9148" w:author="Stephen Stretton" w:date="2026-10-07T00:00:00Z">
        <w:r>
          <w:rPr>
            <w:rFonts w:eastAsia="Segoe UI" w:cs="Segoe UI"/>
            <w:b/>
            <w:bCs/>
          </w:rPr>
          <w:t xml:space="preserve">1–9%</w:t>
        </w:r>
      </w:ins>
      <w:r>
        <w:rPr>
          <w:rFonts w:eastAsia="Segoe UI" w:cs="Segoe UI"/>
          <w:b/>
          <w:bCs/>
        </w:rPr>
        <w:t xml:space="preserve"> of Egypt's </w:t>
      </w:r>
      <w:del w:id="9149" w:author="Stephen Stretton" w:date="2026-10-07T00:00:00Z">
        <w:r>
          <w:rPr>
            <w:rFonts w:eastAsia="Segoe UI" w:cs="Segoe UI"/>
            <w:b/>
            <w:bCs/>
          </w:rPr>
          <w:delText xml:space="preserve">annual</w:delText>
        </w:r>
      </w:del>
      <w:ins w:id="9150" w:author="Stephen Stretton" w:date="2026-10-07T00:00:00Z">
        <w:r>
          <w:rPr>
            <w:rFonts w:eastAsia="Segoe UI" w:cs="Segoe UI"/>
            <w:b/>
            <w:bCs/>
          </w:rPr>
          <w:t xml:space="preserve">national</w:t>
        </w:r>
      </w:ins>
      <w:r>
        <w:rPr>
          <w:rFonts w:eastAsia="Segoe UI" w:cs="Segoe UI"/>
          <w:b/>
          <w:bCs/>
        </w:rPr>
        <w:t xml:space="preserve"> </w:t>
      </w:r>
      <w:del w:id="9151" w:author="Stephen Stretton" w:date="2026-10-07T00:00:00Z">
        <w:r>
          <w:rPr>
            <w:rFonts w:eastAsia="Segoe UI" w:cs="Segoe UI"/>
            <w:b/>
            <w:bCs/>
          </w:rPr>
          <w:delText xml:space="preserve">CO₂</w:delText>
        </w:r>
      </w:del>
      <w:ins w:id="9152" w:author="Stephen Stretton" w:date="2026-10-07T00:00:00Z">
        <w:r>
          <w:rPr>
            <w:rFonts w:eastAsia="Segoe UI" w:cs="Segoe UI"/>
            <w:b/>
            <w:bCs/>
          </w:rPr>
          <w:t xml:space="preserve">greenhouse gas</w:t>
        </w:r>
      </w:ins>
      <w:r>
        <w:rPr>
          <w:rFonts w:eastAsia="Segoe UI" w:cs="Segoe UI"/>
          <w:b/>
          <w:bCs/>
        </w:rPr>
        <w:t xml:space="preserve"> emissions of about </w:t>
      </w:r>
      <w:del w:id="9153" w:author="Stephen Stretton" w:date="2026-10-07T00:00:00Z">
        <w:r>
          <w:rPr>
            <w:rFonts w:eastAsia="Segoe UI" w:cs="Segoe UI"/>
            <w:b/>
            <w:bCs/>
          </w:rPr>
          <w:delText xml:space="preserve">249</w:delText>
        </w:r>
      </w:del>
      <w:ins w:id="9154" w:author="Stephen Stretton" w:date="2026-10-07T00:00:00Z">
        <w:r>
          <w:rPr>
            <w:rFonts w:eastAsia="Segoe UI" w:cs="Segoe UI"/>
            <w:b/>
            <w:bCs/>
          </w:rPr>
          <w:t xml:space="preserve">435</w:t>
        </w:r>
      </w:ins>
      <w:r>
        <w:rPr>
          <w:rFonts w:eastAsia="Segoe UI" w:cs="Segoe UI"/>
          <w:b/>
          <w:bCs/>
        </w:rPr>
        <w:t xml:space="preserve"> </w:t>
      </w:r>
      <w:del w:id="9155" w:author="Stephen Stretton" w:date="2026-10-07T00:00:00Z">
        <w:r>
          <w:rPr>
            <w:rFonts w:eastAsia="Segoe UI" w:cs="Segoe UI"/>
            <w:b/>
            <w:bCs/>
          </w:rPr>
          <w:delText xml:space="preserve">MtCO₂</w:delText>
        </w:r>
      </w:del>
      <w:ins w:id="9156" w:author="Stephen Stretton" w:date="2026-10-07T00:00:00Z">
        <w:r>
          <w:rPr>
            <w:rFonts w:eastAsia="Segoe UI" w:cs="Segoe UI"/>
            <w:b/>
            <w:bCs/>
          </w:rPr>
          <w:t xml:space="preserve">MtCO₂e in 2030, based on the sector shares in Egypt's 2022 inventory</w:t>
        </w:r>
      </w:ins>
      <w:r>
        <w:rPr>
          <w:rFonts w:eastAsia="Segoe UI" w:cs="Segoe UI"/>
          <w:b/>
          <w:bCs/>
        </w:rPr>
        <w:t xml:space="preserve">.</w:t>
      </w:r>
      <w:r>
        <w:rPr>
          <w:rFonts w:eastAsia="Segoe UI" w:cs="Segoe UI"/>
        </w:rPr>
        <w:t xml:space="preserve"> The comprehensive carbon levy (1A) </w:t>
      </w:r>
      <w:del w:id="9157" w:author="Stephen Stretton" w:date="2026-10-07T00:00:00Z">
        <w:r>
          <w:rPr>
            <w:rFonts w:eastAsia="Segoe UI" w:cs="Segoe UI"/>
          </w:rPr>
          <w:delText xml:space="preserve">achieves</w:delText>
        </w:r>
      </w:del>
      <w:ins w:id="9158" w:author="Stephen Stretton" w:date="2026-10-07T00:00:00Z">
        <w:r>
          <w:rPr>
            <w:rFonts w:eastAsia="Segoe UI" w:cs="Segoe UI"/>
          </w:rPr>
          <w:t xml:space="preserve">and</w:t>
        </w:r>
      </w:ins>
      <w:r>
        <w:rPr>
          <w:rFonts w:eastAsia="Segoe UI" w:cs="Segoe UI"/>
        </w:rPr>
        <w:t xml:space="preserve"> the</w:t>
      </w:r>
      <w:del w:id="9159"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9160" w:author="Stephen Stretton" w:date="2026-10-07T00:00:00Z">
        <w:r>
          <w:rPr>
            <w:rFonts w:eastAsia="Segoe UI" w:cs="Segoe UI"/>
          </w:rPr>
          <w:delText xml:space="preserve">16%</w:delText>
        </w:r>
      </w:del>
      <w:ins w:id="9161" w:author="Stephen Stretton" w:date="2026-10-07T00:00:00Z">
        <w:r>
          <w:rPr>
            <w:rFonts w:eastAsia="Segoe UI" w:cs="Segoe UI"/>
          </w:rPr>
          <w:t xml:space="preserve">9%</w:t>
        </w:r>
      </w:ins>
      <w:r>
        <w:rPr>
          <w:rFonts w:eastAsia="Segoe UI" w:cs="Segoe UI"/>
        </w:rPr>
        <w:t xml:space="preserve"> of national emissions: </w:t>
      </w:r>
      <w:del w:id="9162" w:author="Stephen Stretton" w:date="2026-10-07T00:00:00Z">
        <w:r>
          <w:rPr>
            <w:rFonts w:eastAsia="Segoe UI" w:cs="Segoe UI"/>
          </w:rPr>
          <w:delText xml:space="preserve">41</w:delText>
        </w:r>
      </w:del>
      <w:ins w:id="9163" w:author="Stephen Stretton" w:date="2026-10-07T00:00:00Z">
        <w:r>
          <w:rPr>
            <w:rFonts w:eastAsia="Segoe UI" w:cs="Segoe UI"/>
          </w:rPr>
          <w:t xml:space="preserve">40.4</w:t>
        </w:r>
      </w:ins>
      <w:r>
        <w:rPr>
          <w:rFonts w:eastAsia="Segoe UI" w:cs="Segoe UI"/>
        </w:rPr>
        <w:t xml:space="preserve"> MtCO₂ for the household-recycling variant (2B)</w:t>
      </w:r>
      <w:ins w:id="9164" w:author="Stephen Stretton" w:date="2026-10-07T00:00:00Z">
        <w:r>
          <w:rPr>
            <w:rFonts w:eastAsia="Segoe UI" w:cs="Segoe UI"/>
          </w:rPr>
          <w:t xml:space="preserve">, the largest; 39.8 MtCO₂ for 1A, which also covers process emissions in CBAM sectors;</w:t>
        </w:r>
      </w:ins>
      <w:r>
        <w:rPr>
          <w:rFonts w:eastAsia="Segoe UI" w:cs="Segoe UI"/>
        </w:rPr>
        <w:t xml:space="preserve"> and </w:t>
      </w:r>
      <w:del w:id="9165" w:author="Stephen Stretton" w:date="2026-10-07T00:00:00Z">
        <w:r>
          <w:rPr>
            <w:rFonts w:eastAsia="Segoe UI" w:cs="Segoe UI"/>
          </w:rPr>
          <w:delText xml:space="preserve">nearly 39</w:delText>
        </w:r>
      </w:del>
      <w:ins w:id="9166" w:author="Stephen Stretton" w:date="2026-10-07T00:00:00Z">
        <w:r>
          <w:rPr>
            <w:rFonts w:eastAsia="Segoe UI" w:cs="Segoe UI"/>
          </w:rPr>
          <w:t xml:space="preserve">36.8</w:t>
        </w:r>
      </w:ins>
      <w:r>
        <w:rPr>
          <w:rFonts w:eastAsia="Segoe UI" w:cs="Segoe UI"/>
        </w:rPr>
        <w:t xml:space="preserve"> MtCO₂ for the public-investment variant (2A). The modest difference between </w:t>
      </w:r>
      <w:del w:id="9167" w:author="Stephen Stretton" w:date="2026-10-07T00:00:00Z">
        <w:r>
          <w:rPr>
            <w:rFonts w:eastAsia="Segoe UI" w:cs="Segoe UI"/>
          </w:rPr>
          <w:delText xml:space="preserve">them</w:delText>
        </w:r>
      </w:del>
      <w:ins w:id="9168" w:author="Stephen Stretton" w:date="2026-10-07T00:00:00Z">
        <w:r>
          <w:rPr>
            <w:rFonts w:eastAsia="Segoe UI" w:cs="Segoe UI"/>
          </w:rPr>
          <w:t xml:space="preserve">2A and 2B</w:t>
        </w:r>
      </w:ins>
      <w:r>
        <w:rPr>
          <w:rFonts w:eastAsia="Segoe UI" w:cs="Segoe UI"/>
        </w:rPr>
        <w:t xml:space="preserve"> reflects how recycling options affect energy demand</w:t>
      </w:r>
      <w:ins w:id="9169" w:author="Stephen Stretton" w:date="2026-10-07T00:00:00Z">
        <w:r>
          <w:rPr>
            <w:rFonts w:eastAsia="Segoe UI" w:cs="Segoe UI"/>
          </w:rPr>
          <w:t xml:space="preserve">: public investment raises GDP and hence energy use</w:t>
        </w:r>
      </w:ins>
      <w:r>
        <w:rPr>
          <w:rFonts w:eastAsia="Segoe UI" w:cs="Segoe UI"/>
        </w:rPr>
        <w:t xml:space="preserve">. The downstream-only </w:t>
      </w:r>
      <w:del w:id="9170" w:author="Stephen Stretton" w:date="2026-10-07T00:00:00Z">
        <w:r>
          <w:rPr>
            <w:rFonts w:eastAsia="Segoe UI" w:cs="Segoe UI"/>
          </w:rPr>
          <w:delText xml:space="preserve">options</w:delText>
        </w:r>
      </w:del>
      <w:ins w:id="9171" w:author="Stephen Stretton" w:date="2026-10-07T00:00:00Z">
        <w:r>
          <w:rPr>
            <w:rFonts w:eastAsia="Segoe UI" w:cs="Segoe UI"/>
          </w:rPr>
          <w:t xml:space="preserve">scenarios</w:t>
        </w:r>
      </w:ins>
      <w:r>
        <w:rPr>
          <w:rFonts w:eastAsia="Segoe UI" w:cs="Segoe UI"/>
        </w:rPr>
        <w:t xml:space="preserve"> reduce emissions</w:t>
      </w:r>
      <w:ins w:id="9172" w:author="Stephen Stretton" w:date="2026-10-07T00:00:00Z">
        <w:r>
          <w:rPr>
            <w:rFonts w:eastAsia="Segoe UI" w:cs="Segoe UI"/>
          </w:rPr>
          <w:t xml:space="preserve"> much</w:t>
        </w:r>
      </w:ins>
      <w:r>
        <w:rPr>
          <w:rFonts w:eastAsia="Segoe UI" w:cs="Segoe UI"/>
        </w:rPr>
        <w:t xml:space="preserve"> less because they cover a narrower industrial base</w:t>
      </w:r>
      <w:ins w:id="9173" w:author="Stephen Stretton" w:date="2026-10-07T00:00:00Z">
        <w:r>
          <w:rPr>
            <w:rFonts w:eastAsia="Segoe UI" w:cs="Segoe UI"/>
          </w:rPr>
          <w:t xml:space="preserve"> and exclude diesel and gasoline</w:t>
        </w:r>
      </w:ins>
      <w:r>
        <w:rPr>
          <w:rFonts w:eastAsia="Segoe UI" w:cs="Segoe UI"/>
        </w:rPr>
        <w:t xml:space="preserve">. The </w:t>
      </w:r>
      <w:del w:id="9174" w:author="Stephen Stretton" w:date="2026-10-07T00:00:00Z">
        <w:r>
          <w:rPr>
            <w:rFonts w:eastAsia="Segoe UI" w:cs="Segoe UI"/>
          </w:rPr>
          <w:delText xml:space="preserve">industrial carbon</w:delText>
        </w:r>
      </w:del>
      <w:ins w:id="9175" w:author="Stephen Stretton" w:date="2026-10-07T00:00:00Z">
        <w:r>
          <w:rPr>
            <w:rFonts w:eastAsia="Segoe UI" w:cs="Segoe UI"/>
          </w:rPr>
          <w:t xml:space="preserve">downstream</w:t>
        </w:r>
      </w:ins>
      <w:r>
        <w:rPr>
          <w:rFonts w:eastAsia="Segoe UI" w:cs="Segoe UI"/>
        </w:rPr>
        <w:t xml:space="preserve"> price with</w:t>
      </w:r>
      <w:ins w:id="9176" w:author="Stephen Stretton" w:date="2026-10-07T00:00:00Z">
        <w:r>
          <w:rPr>
            <w:rFonts w:eastAsia="Segoe UI" w:cs="Segoe UI"/>
          </w:rPr>
          <w:t xml:space="preserve"> an industrial</w:t>
        </w:r>
      </w:ins>
      <w:r>
        <w:rPr>
          <w:rFonts w:eastAsia="Segoe UI" w:cs="Segoe UI"/>
        </w:rPr>
        <w:t xml:space="preserve"> abatement rebate (3C) cuts emissions by </w:t>
      </w:r>
      <w:del w:id="9177" w:author="Stephen Stretton" w:date="2026-10-07T00:00:00Z">
        <w:r>
          <w:rPr>
            <w:rFonts w:eastAsia="Segoe UI" w:cs="Segoe UI"/>
          </w:rPr>
          <w:delText xml:space="preserve">24.5</w:delText>
        </w:r>
      </w:del>
      <w:ins w:id="9178" w:author="Stephen Stretton" w:date="2026-10-07T00:00:00Z">
        <w:r>
          <w:rPr>
            <w:rFonts w:eastAsia="Segoe UI" w:cs="Segoe UI"/>
          </w:rPr>
          <w:t xml:space="preserve">11.5</w:t>
        </w:r>
      </w:ins>
      <w:r>
        <w:rPr>
          <w:rFonts w:eastAsia="Segoe UI" w:cs="Segoe UI"/>
        </w:rPr>
        <w:t xml:space="preserve"> MtCO₂ (about </w:t>
      </w:r>
      <w:del w:id="9179" w:author="Stephen Stretton" w:date="2026-10-07T00:00:00Z">
        <w:r>
          <w:rPr>
            <w:rFonts w:eastAsia="Segoe UI" w:cs="Segoe UI"/>
          </w:rPr>
          <w:delText xml:space="preserve">10%</w:delText>
        </w:r>
      </w:del>
      <w:ins w:id="9180" w:author="Stephen Stretton" w:date="2026-10-07T00:00:00Z">
        <w:r>
          <w:rPr>
            <w:rFonts w:eastAsia="Segoe UI" w:cs="Segoe UI"/>
          </w:rPr>
          <w:t xml:space="preserve">3%</w:t>
        </w:r>
      </w:ins>
      <w:r>
        <w:rPr>
          <w:rFonts w:eastAsia="Segoe UI" w:cs="Segoe UI"/>
        </w:rPr>
        <w:t xml:space="preserve">), followed by the household-recycling </w:t>
      </w:r>
      <w:del w:id="9181" w:author="Stephen Stretton" w:date="2026-10-07T00:00:00Z">
        <w:r>
          <w:rPr>
            <w:rFonts w:eastAsia="Segoe UI" w:cs="Segoe UI"/>
          </w:rPr>
          <w:delText xml:space="preserve">design</w:delText>
        </w:r>
      </w:del>
      <w:ins w:id="9182" w:author="Stephen Stretton" w:date="2026-10-07T00:00:00Z">
        <w:r>
          <w:rPr>
            <w:rFonts w:eastAsia="Segoe UI" w:cs="Segoe UI"/>
          </w:rPr>
          <w:t xml:space="preserve">scenario</w:t>
        </w:r>
      </w:ins>
      <w:r>
        <w:rPr>
          <w:rFonts w:eastAsia="Segoe UI" w:cs="Segoe UI"/>
        </w:rPr>
        <w:t xml:space="preserve"> (3A) at </w:t>
      </w:r>
      <w:del w:id="9183" w:author="Stephen Stretton" w:date="2026-10-07T00:00:00Z">
        <w:r>
          <w:rPr>
            <w:rFonts w:eastAsia="Segoe UI" w:cs="Segoe UI"/>
          </w:rPr>
          <w:delText xml:space="preserve">21.5</w:delText>
        </w:r>
      </w:del>
      <w:ins w:id="9184" w:author="Stephen Stretton" w:date="2026-10-07T00:00:00Z">
        <w:r>
          <w:rPr>
            <w:rFonts w:eastAsia="Segoe UI" w:cs="Segoe UI"/>
          </w:rPr>
          <w:t xml:space="preserve">6.9</w:t>
        </w:r>
      </w:ins>
      <w:r>
        <w:rPr>
          <w:rFonts w:eastAsia="Segoe UI" w:cs="Segoe UI"/>
        </w:rPr>
        <w:t xml:space="preserve"> MtCO₂ (about </w:t>
      </w:r>
      <w:del w:id="9185" w:author="Stephen Stretton" w:date="2026-10-07T00:00:00Z">
        <w:r>
          <w:rPr>
            <w:rFonts w:eastAsia="Segoe UI" w:cs="Segoe UI"/>
          </w:rPr>
          <w:delText xml:space="preserve">9%</w:delText>
        </w:r>
      </w:del>
      <w:ins w:id="9186" w:author="Stephen Stretton" w:date="2026-10-07T00:00:00Z">
        <w:r>
          <w:rPr>
            <w:rFonts w:eastAsia="Segoe UI" w:cs="Segoe UI"/>
          </w:rPr>
          <w:t xml:space="preserve">1.6%</w:t>
        </w:r>
      </w:ins>
      <w:r>
        <w:rPr>
          <w:rFonts w:eastAsia="Segoe UI" w:cs="Segoe UI"/>
        </w:rPr>
        <w:t xml:space="preserve">). The free-allocation </w:t>
      </w:r>
      <w:del w:id="9187" w:author="Stephen Stretton" w:date="2026-10-07T00:00:00Z">
        <w:r>
          <w:rPr>
            <w:rFonts w:eastAsia="Segoe UI" w:cs="Segoe UI"/>
          </w:rPr>
          <w:delText xml:space="preserve">design</w:delText>
        </w:r>
      </w:del>
      <w:ins w:id="9188" w:author="Stephen Stretton" w:date="2026-10-07T00:00:00Z">
        <w:r>
          <w:rPr>
            <w:rFonts w:eastAsia="Segoe UI" w:cs="Segoe UI"/>
          </w:rPr>
          <w:t xml:space="preserve">scenario</w:t>
        </w:r>
      </w:ins>
      <w:r>
        <w:rPr>
          <w:rFonts w:eastAsia="Segoe UI" w:cs="Segoe UI"/>
        </w:rPr>
        <w:t xml:space="preserve"> (3B) delivers the smallest reduction at </w:t>
      </w:r>
      <w:commentRangeStart w:id="2"/>
      <w:del w:id="9189" w:author="Stephen Stretton" w:date="2026-10-07T00:00:00Z">
        <w:r>
          <w:rPr>
            <w:rFonts w:eastAsia="Segoe UI" w:cs="Segoe UI"/>
          </w:rPr>
          <w:delText xml:space="preserve">13.6</w:delText>
        </w:r>
      </w:del>
      <w:ins w:id="9190" w:author="Stephen Stretton" w:date="2026-10-07T00:00:00Z">
        <w:r>
          <w:rPr>
            <w:rFonts w:eastAsia="Segoe UI" w:cs="Segoe UI"/>
          </w:rPr>
          <w:t xml:space="preserve">5.1</w:t>
        </w:r>
      </w:ins>
      <w:commentRangeEnd w:id="2"/>
      <w:r>
        <w:rPr>
          <w:rStyle w:val="CommentReference"/>
          <w:rFonts w:eastAsia="Segoe UI" w:cs="Segoe UI"/>
          <w:sz w:val="22"/>
          <w:szCs w:val="22"/>
        </w:rPr>
        <w:commentReference w:id="2"/>
      </w:r>
      <w:r>
        <w:rPr>
          <w:rFonts w:eastAsia="Segoe UI" w:cs="Segoe UI"/>
        </w:rPr>
        <w:t xml:space="preserve"> MtCO₂ (about </w:t>
      </w:r>
      <w:del w:id="9191" w:author="Stephen Stretton" w:date="2026-10-07T00:00:00Z">
        <w:r>
          <w:rPr>
            <w:rFonts w:eastAsia="Segoe UI" w:cs="Segoe UI"/>
          </w:rPr>
          <w:delText xml:space="preserve">5%</w:delText>
        </w:r>
      </w:del>
      <w:ins w:id="9192" w:author="Stephen Stretton" w:date="2026-10-07T00:00:00Z">
        <w:r>
          <w:rPr>
            <w:rFonts w:eastAsia="Segoe UI" w:cs="Segoe UI"/>
          </w:rPr>
          <w:t xml:space="preserve">1%</w:t>
        </w:r>
      </w:ins>
      <w:r>
        <w:rPr>
          <w:rFonts w:eastAsia="Segoe UI" w:cs="Segoe UI"/>
        </w:rPr>
        <w:t xml:space="preserve">), as free allocation on an output-intensity benchmark weakens the incentive to abate. </w:t>
      </w:r>
    </w:p>
    <w:p w14:paraId="789316BC" w14:textId="77777777" w:rsidR="005B5075" w:rsidRDefault="005B5075" w:rsidP="005B5075">
      <w:pPr>
        <w:rPr>
          <w:rFonts w:eastAsia="Segoe UI" w:cs="Segoe UI"/>
        </w:rPr>
      </w:pPr>
      <w:r>
        <w:rPr>
          <w:rFonts w:eastAsia="Segoe UI" w:cs="Segoe UI"/>
          <w:b/>
          <w:bCs/>
        </w:rPr>
        <w:t xml:space="preserve">The </w:t>
      </w:r>
      <w:del w:id="9193" w:author="Stephen Stretton" w:date="2026-10-07T00:00:00Z">
        <w:r>
          <w:rPr>
            <w:rFonts w:eastAsia="Segoe UI" w:cs="Segoe UI"/>
            <w:b/>
            <w:bCs/>
          </w:rPr>
          <w:delText xml:space="preserve">bundles</w:delText>
        </w:r>
      </w:del>
      <w:ins w:id="9194" w:author="Stephen Stretton" w:date="2026-10-07T00:00:00Z">
        <w:r>
          <w:rPr>
            <w:rFonts w:eastAsia="Segoe UI" w:cs="Segoe UI"/>
            <w:b/>
            <w:bCs/>
          </w:rPr>
          <w:t xml:space="preserve">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w:t>
      </w:r>
      <w:del w:id="9195" w:author="Stephen Stretton" w:date="2026-10-07T00:00:00Z">
        <w:r>
          <w:rPr>
            <w:rFonts w:eastAsia="Segoe UI" w:cs="Segoe UI"/>
          </w:rPr>
          <w:delText xml:space="preserve">8</w:delText>
        </w:r>
      </w:del>
      <w:ins w:id="9196" w:author="Stephen Stretton" w:date="2026-10-07T00:00:00Z">
        <w:r>
          <w:rPr>
            <w:rFonts w:eastAsia="Segoe UI" w:cs="Segoe UI"/>
          </w:rPr>
          <w:t xml:space="preserve">9</w:t>
        </w:r>
      </w:ins>
      <w:r>
        <w:rPr>
          <w:rFonts w:eastAsia="Segoe UI" w:cs="Segoe UI"/>
        </w:rPr>
        <w:t xml:space="preserve"> to </w:t>
      </w:r>
      <w:del w:id="9197" w:author="Stephen Stretton" w:date="2026-10-07T00:00:00Z">
        <w:r>
          <w:rPr>
            <w:rFonts w:eastAsia="Segoe UI" w:cs="Segoe UI"/>
          </w:rPr>
          <w:delText xml:space="preserve">30%</w:delText>
        </w:r>
      </w:del>
      <w:ins w:id="9198" w:author="Stephen Stretton" w:date="2026-10-07T00:00:00Z">
        <w:r>
          <w:rPr>
            <w:rFonts w:eastAsia="Segoe UI" w:cs="Segoe UI"/>
          </w:rPr>
          <w:t xml:space="preserve">44%</w:t>
        </w:r>
      </w:ins>
      <w:r>
        <w:rPr>
          <w:rFonts w:eastAsia="Segoe UI" w:cs="Segoe UI"/>
        </w:rPr>
        <w:t xml:space="preserve">, depending on sector coverage</w:t>
      </w:r>
      <w:del w:id="9199" w:author="Stephen Stretton" w:date="2026-10-07T00:00:00Z">
        <w:r>
          <w:rPr>
            <w:rFonts w:eastAsia="Segoe UI" w:cs="Segoe UI"/>
          </w:rPr>
          <w:delText xml:space="preserve"> and</w:delText>
        </w:r>
      </w:del>
      <w:ins w:id="9200" w:author="Stephen Stretton" w:date="2026-10-07T00:00:00Z">
        <w:r>
          <w:rPr>
            <w:rFonts w:eastAsia="Segoe UI" w:cs="Segoe UI"/>
          </w:rPr>
          <w:t xml:space="preserve">,</w:t>
        </w:r>
      </w:ins>
      <w:r>
        <w:rPr>
          <w:rFonts w:eastAsia="Segoe UI" w:cs="Segoe UI"/>
        </w:rPr>
        <w:t xml:space="preserve"> incentives for abatement</w:t>
      </w:r>
      <w:ins w:id="9201" w:author="Stephen Stretton" w:date="2026-10-07T00:00:00Z">
        <w:r>
          <w:rPr>
            <w:rFonts w:eastAsia="Segoe UI" w:cs="Segoe UI"/>
          </w:rPr>
          <w:t xml:space="preserve">, and whether the EU credits the carbon price paid in Egypt</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9202" w:author="Stephen Stretton" w:date="2026-10-07T00:00:00Z">
        <w:r>
          <w:rPr>
            <w:rFonts w:eastAsia="Segoe UI" w:cs="Segoe UI"/>
          </w:rPr>
          <w:delText xml:space="preserve">industrial</w:delText>
        </w:r>
      </w:del>
      <w:ins w:id="9203" w:author="Stephen Stretton" w:date="2026-10-07T00:00:00Z">
        <w:r>
          <w:rPr>
            <w:rFonts w:eastAsia="Segoe UI" w:cs="Segoe UI"/>
          </w:rPr>
          <w:t xml:space="preserve">CBAM-sector</w:t>
        </w:r>
      </w:ins>
      <w:r>
        <w:rPr>
          <w:rFonts w:eastAsia="Segoe UI" w:cs="Segoe UI"/>
        </w:rPr>
        <w:t xml:space="preserve"> </w:t>
      </w:r>
      <w:del w:id="9204" w:author="Stephen Stretton" w:date="2026-10-07T00:00:00Z">
        <w:r>
          <w:rPr>
            <w:rFonts w:eastAsia="Segoe UI" w:cs="Segoe UI"/>
          </w:rPr>
          <w:delText xml:space="preserve">carbon</w:delText>
        </w:r>
      </w:del>
      <w:ins w:id="9205" w:author="Stephen Stretton" w:date="2026-10-07T00:00:00Z">
        <w:r>
          <w:rPr>
            <w:rFonts w:eastAsia="Segoe UI" w:cs="Segoe UI"/>
          </w:rPr>
          <w:t xml:space="preserve">emission</w:t>
        </w:r>
      </w:ins>
      <w:r>
        <w:rPr>
          <w:rFonts w:eastAsia="Segoe UI" w:cs="Segoe UI"/>
        </w:rPr>
        <w:t xml:space="preserve"> intensity reductions of </w:t>
      </w:r>
      <w:del w:id="9206" w:author="Stephen Stretton" w:date="2026-10-07T00:00:00Z">
        <w:r>
          <w:rPr>
            <w:rFonts w:eastAsia="Segoe UI" w:cs="Segoe UI"/>
          </w:rPr>
          <w:delText xml:space="preserve">nearly</w:delText>
        </w:r>
      </w:del>
      <w:ins w:id="9207" w:author="Stephen Stretton" w:date="2026-10-07T00:00:00Z">
        <w:r>
          <w:rPr>
            <w:rFonts w:eastAsia="Segoe UI" w:cs="Segoe UI"/>
          </w:rPr>
          <w:t xml:space="preserve">about</w:t>
        </w:r>
      </w:ins>
      <w:r>
        <w:rPr>
          <w:rFonts w:eastAsia="Segoe UI" w:cs="Segoe UI"/>
        </w:rPr>
        <w:t xml:space="preserve"> </w:t>
      </w:r>
      <w:del w:id="9208" w:author="Stephen Stretton" w:date="2026-10-07T00:00:00Z">
        <w:r>
          <w:rPr>
            <w:rFonts w:eastAsia="Segoe UI" w:cs="Segoe UI"/>
          </w:rPr>
          <w:delText xml:space="preserve">8%</w:delText>
        </w:r>
      </w:del>
      <w:ins w:id="9209" w:author="Stephen Stretton" w:date="2026-10-07T00:00:00Z">
        <w:r>
          <w:rPr>
            <w:rFonts w:eastAsia="Segoe UI" w:cs="Segoe UI"/>
          </w:rPr>
          <w:t xml:space="preserve">9%</w:t>
        </w:r>
      </w:ins>
      <w:r>
        <w:rPr>
          <w:rFonts w:eastAsia="Segoe UI" w:cs="Segoe UI"/>
        </w:rPr>
        <w:t xml:space="preserve"> from the baseline, and each cut CBAM obligations </w:t>
      </w:r>
      <w:ins w:id="9210" w:author="Stephen Stretton" w:date="2026-10-07T00:00:00Z">
        <w:r>
          <w:rPr>
            <w:rFonts w:eastAsia="Segoe UI" w:cs="Segoe UI"/>
          </w:rPr>
          <w:t xml:space="preserve">per tonne exported </w:t>
        </w:r>
      </w:ins>
      <w:r>
        <w:rPr>
          <w:rFonts w:eastAsia="Segoe UI" w:cs="Segoe UI"/>
        </w:rPr>
        <w:t xml:space="preserve">by </w:t>
      </w:r>
      <w:del w:id="9211" w:author="Stephen Stretton" w:date="2026-10-07T00:00:00Z">
        <w:r>
          <w:rPr>
            <w:rFonts w:eastAsia="Segoe UI" w:cs="Segoe UI"/>
          </w:rPr>
          <w:delText xml:space="preserve">26%</w:delText>
        </w:r>
      </w:del>
      <w:ins w:id="9212" w:author="Stephen Stretton" w:date="2026-10-07T00:00:00Z">
        <w:r>
          <w:rPr>
            <w:rFonts w:eastAsia="Segoe UI" w:cs="Segoe UI"/>
          </w:rPr>
          <w:t xml:space="preserve">39%, mostly because the EU credits the carbon price paid in Egypt</w:t>
        </w:r>
      </w:ins>
      <w:r>
        <w:rPr>
          <w:rFonts w:eastAsia="Segoe UI" w:cs="Segoe UI"/>
        </w:rPr>
        <w:t xml:space="preserve">. The downstream price paired with free allocation for </w:t>
      </w:r>
      <w:del w:id="9213" w:author="Stephen Stretton" w:date="2026-10-07T00:00:00Z">
        <w:r>
          <w:rPr>
            <w:rFonts w:eastAsia="Segoe UI" w:cs="Segoe UI"/>
          </w:rPr>
          <w:delText xml:space="preserve">CBAM</w:delText>
        </w:r>
      </w:del>
      <w:ins w:id="9214" w:author="Stephen Stretton" w:date="2026-10-07T00:00:00Z">
        <w:r>
          <w:rPr>
            <w:rFonts w:eastAsia="Segoe UI" w:cs="Segoe UI"/>
          </w:rPr>
          <w:t xml:space="preserve">all</w:t>
        </w:r>
      </w:ins>
      <w:r>
        <w:rPr>
          <w:rFonts w:eastAsia="Segoe UI" w:cs="Segoe UI"/>
        </w:rPr>
        <w:t xml:space="preserve"> </w:t>
      </w:r>
      <w:del w:id="9215" w:author="Stephen Stretton" w:date="2026-10-07T00:00:00Z">
        <w:r>
          <w:rPr>
            <w:rFonts w:eastAsia="Segoe UI" w:cs="Segoe UI"/>
          </w:rPr>
          <w:delText xml:space="preserve">producers</w:delText>
        </w:r>
      </w:del>
      <w:ins w:id="9216" w:author="Stephen Stretton" w:date="2026-10-07T00:00:00Z">
        <w:r>
          <w:rPr>
            <w:rFonts w:eastAsia="Segoe UI" w:cs="Segoe UI"/>
          </w:rPr>
          <w:t xml:space="preserve">covered industry</w:t>
        </w:r>
      </w:ins>
      <w:r>
        <w:rPr>
          <w:rFonts w:eastAsia="Segoe UI" w:cs="Segoe UI"/>
        </w:rPr>
        <w:t xml:space="preserve"> (3B) achieves the same intensity reduction</w:t>
      </w:r>
      <w:del w:id="9217" w:author="Stephen Stretton" w:date="2026-10-07T00:00:00Z">
        <w:r>
          <w:rPr>
            <w:rFonts w:eastAsia="Segoe UI" w:cs="Segoe UI"/>
          </w:rPr>
          <w:delText xml:space="preserve">,</w:delText>
        </w:r>
      </w:del>
      <w:r>
        <w:rPr>
          <w:rFonts w:eastAsia="Segoe UI" w:cs="Segoe UI"/>
        </w:rPr>
        <w:t xml:space="preserve"> </w:t>
      </w:r>
      <w:del w:id="9218" w:author="Stephen Stretton" w:date="2026-10-07T00:00:00Z">
        <w:r>
          <w:rPr>
            <w:rFonts w:eastAsia="Segoe UI" w:cs="Segoe UI"/>
          </w:rPr>
          <w:delText xml:space="preserve">and</w:delText>
        </w:r>
      </w:del>
      <w:ins w:id="9219" w:author="Stephen Stretton" w:date="2026-10-07T00:00:00Z">
        <w:r>
          <w:rPr>
            <w:rFonts w:eastAsia="Segoe UI" w:cs="Segoe UI"/>
          </w:rPr>
          <w:t xml:space="preserve">but</w:t>
        </w:r>
      </w:ins>
      <w:r>
        <w:rPr>
          <w:rFonts w:eastAsia="Segoe UI" w:cs="Segoe UI"/>
        </w:rPr>
        <w:t xml:space="preserve"> </w:t>
      </w:r>
      <w:del w:id="9220" w:author="Stephen Stretton" w:date="2026-10-07T00:00:00Z">
        <w:r>
          <w:rPr>
            <w:rFonts w:eastAsia="Segoe UI" w:cs="Segoe UI"/>
          </w:rPr>
          <w:delText xml:space="preserve">that is the only factor driving the 8% reduction in</w:delText>
        </w:r>
      </w:del>
      <w:ins w:id="9221" w:author="Stephen Stretton" w:date="2026-10-07T00:00:00Z">
        <w:r>
          <w:rPr>
            <w:rFonts w:eastAsia="Segoe UI" w:cs="Segoe UI"/>
          </w:rPr>
          <w:t xml:space="preserve">cuts</w:t>
        </w:r>
      </w:ins>
      <w:r>
        <w:rPr>
          <w:rFonts w:eastAsia="Segoe UI" w:cs="Segoe UI"/>
        </w:rPr>
        <w:t xml:space="preserve"> CBAM obligations</w:t>
      </w:r>
      <w:ins w:id="9222" w:author="Stephen Stretton" w:date="2026-10-07T00:00:00Z">
        <w:r>
          <w:rPr>
            <w:rFonts w:eastAsia="Segoe UI" w:cs="Segoe UI"/>
          </w:rPr>
          <w:t xml:space="preserve"> by only 9%: under the current interpretation of the rules</w:t>
        </w:r>
      </w:ins>
      <w:r>
        <w:rPr>
          <w:rFonts w:eastAsia="Segoe UI" w:cs="Segoe UI"/>
        </w:rPr>
        <w:t xml:space="preserve">,</w:t>
      </w:r>
      <w:del w:id="9223" w:author="Stephen Stretton" w:date="2026-10-07T00:00:00Z">
        <w:r>
          <w:rPr>
            <w:rFonts w:eastAsia="Segoe UI" w:cs="Segoe UI"/>
          </w:rPr>
          <w:delText xml:space="preserve"> since free allocation on</w:delText>
        </w:r>
      </w:del>
      <w:r>
        <w:rPr>
          <w:rFonts w:eastAsia="Segoe UI" w:cs="Segoe UI"/>
        </w:rPr>
        <w:t xml:space="preserve"> an output-based </w:t>
      </w:r>
      <w:del w:id="9224" w:author="Stephen Stretton" w:date="2026-10-07T00:00:00Z">
        <w:r>
          <w:rPr>
            <w:rFonts w:eastAsia="Segoe UI" w:cs="Segoe UI"/>
          </w:rPr>
          <w:delText xml:space="preserve">intensity</w:delText>
        </w:r>
      </w:del>
      <w:ins w:id="9225" w:author="Stephen Stretton" w:date="2026-10-07T00:00:00Z">
        <w:r>
          <w:rPr>
            <w:rFonts w:eastAsia="Segoe UI" w:cs="Segoe UI"/>
          </w:rPr>
          <w:t xml:space="preserve">rebate</w:t>
        </w:r>
      </w:ins>
      <w:r>
        <w:rPr>
          <w:rFonts w:eastAsia="Segoe UI" w:cs="Segoe UI"/>
        </w:rPr>
        <w:t xml:space="preserve"> </w:t>
      </w:r>
      <w:del w:id="9226" w:author="Stephen Stretton" w:date="2026-10-07T00:00:00Z">
        <w:r>
          <w:rPr>
            <w:rFonts w:eastAsia="Segoe UI" w:cs="Segoe UI"/>
          </w:rPr>
          <w:delText xml:space="preserve">benchmark fully offsets</w:delText>
        </w:r>
      </w:del>
      <w:ins w:id="9227" w:author="Stephen Stretton" w:date="2026-10-07T00:00:00Z">
        <w:r>
          <w:rPr>
            <w:rFonts w:eastAsia="Segoe UI" w:cs="Segoe UI"/>
          </w:rPr>
          <w:t xml:space="preserve">means</w:t>
        </w:r>
      </w:ins>
      <w:r>
        <w:rPr>
          <w:rFonts w:eastAsia="Segoe UI" w:cs="Segoe UI"/>
        </w:rPr>
        <w:t xml:space="preserve"> the</w:t>
      </w:r>
      <w:ins w:id="9228" w:author="Stephen Stretton" w:date="2026-10-07T00:00:00Z">
        <w:r>
          <w:rPr>
            <w:rFonts w:eastAsia="Segoe UI" w:cs="Segoe UI"/>
          </w:rPr>
          <w:t xml:space="preserve"> EU does not credit the Egyptian</w:t>
        </w:r>
      </w:ins>
      <w:r>
        <w:rPr>
          <w:rFonts w:eastAsia="Segoe UI" w:cs="Segoe UI"/>
        </w:rPr>
        <w:t xml:space="preserve"> carbon price</w:t>
      </w:r>
      <w:del w:id="9229" w:author="Stephen Stretton" w:date="2026-10-07T00:00:00Z">
        <w:r>
          <w:rPr>
            <w:rFonts w:eastAsia="Segoe UI" w:cs="Segoe UI"/>
          </w:rPr>
          <w:delText xml:space="preserve"> effectively paid on embodied emissions</w:delText>
        </w:r>
      </w:del>
      <w:r>
        <w:rPr>
          <w:rFonts w:eastAsia="Segoe UI" w:cs="Segoe UI"/>
        </w:rPr>
        <w:t xml:space="preserve">. The two upstream carbon levies (2A and 2B) each cover only 44% of CBAM</w:t>
      </w:r>
      <w:del w:id="9230" w:author="Stephen Stretton" w:date="2026-10-07T00:00:00Z">
        <w:r>
          <w:rPr>
            <w:rFonts w:eastAsia="Segoe UI" w:cs="Segoe UI"/>
          </w:rPr>
          <w:delText xml:space="preserve"> </w:delText>
        </w:r>
      </w:del>
      <w:ins w:id="9231" w:author="Stephen Stretton" w:date="2026-10-07T00:00:00Z">
        <w:r>
          <w:rPr>
            <w:rFonts w:eastAsia="Segoe UI" w:cs="Segoe UI"/>
          </w:rPr>
          <w:t xml:space="preserve">-</w:t>
        </w:r>
      </w:ins>
      <w:r>
        <w:rPr>
          <w:rFonts w:eastAsia="Segoe UI" w:cs="Segoe UI"/>
        </w:rPr>
        <w:t xml:space="preserve">sector emissions—those related to fuel combustion—and therefore deliver a smaller intensity reduction of </w:t>
      </w:r>
      <w:del w:id="9232" w:author="Stephen Stretton" w:date="2026-10-07T00:00:00Z">
        <w:r>
          <w:rPr>
            <w:rFonts w:eastAsia="Segoe UI" w:cs="Segoe UI"/>
          </w:rPr>
          <w:delText xml:space="preserve">nearly</w:delText>
        </w:r>
      </w:del>
      <w:ins w:id="9233" w:author="Stephen Stretton" w:date="2026-10-07T00:00:00Z">
        <w:r>
          <w:rPr>
            <w:rFonts w:eastAsia="Segoe UI" w:cs="Segoe UI"/>
          </w:rPr>
          <w:t xml:space="preserve">about</w:t>
        </w:r>
      </w:ins>
      <w:r>
        <w:rPr>
          <w:rFonts w:eastAsia="Segoe UI" w:cs="Segoe UI"/>
        </w:rPr>
        <w:t xml:space="preserve"> </w:t>
      </w:r>
      <w:del w:id="9234" w:author="Stephen Stretton" w:date="2026-10-07T00:00:00Z">
        <w:r>
          <w:rPr>
            <w:rFonts w:eastAsia="Segoe UI" w:cs="Segoe UI"/>
          </w:rPr>
          <w:delText xml:space="preserve">6%</w:delText>
        </w:r>
      </w:del>
      <w:ins w:id="9235" w:author="Stephen Stretton" w:date="2026-10-07T00:00:00Z">
        <w:r>
          <w:rPr>
            <w:rFonts w:eastAsia="Segoe UI" w:cs="Segoe UI"/>
          </w:rPr>
          <w:t xml:space="preserve">5%</w:t>
        </w:r>
      </w:ins>
      <w:r>
        <w:rPr>
          <w:rFonts w:eastAsia="Segoe UI" w:cs="Segoe UI"/>
        </w:rPr>
        <w:t xml:space="preserve">; they result in a </w:t>
      </w:r>
      <w:del w:id="9236" w:author="Stephen Stretton" w:date="2026-10-07T00:00:00Z">
        <w:r>
          <w:rPr>
            <w:rFonts w:eastAsia="Segoe UI" w:cs="Segoe UI"/>
          </w:rPr>
          <w:delText xml:space="preserve">14%</w:delText>
        </w:r>
      </w:del>
      <w:ins w:id="9237" w:author="Stephen Stretton" w:date="2026-10-07T00:00:00Z">
        <w:r>
          <w:rPr>
            <w:rFonts w:eastAsia="Segoe UI" w:cs="Segoe UI"/>
          </w:rPr>
          <w:t xml:space="preserve">21%</w:t>
        </w:r>
      </w:ins>
      <w:r>
        <w:rPr>
          <w:rFonts w:eastAsia="Segoe UI" w:cs="Segoe UI"/>
        </w:rPr>
        <w:t xml:space="preserve"> cut in obligations, with no difference between the two recycling choices. The downstream carbon price combined with </w:t>
      </w:r>
      <w:del w:id="9238" w:author="Stephen Stretton" w:date="2026-10-07T00:00:00Z">
        <w:r>
          <w:rPr>
            <w:rFonts w:eastAsia="Segoe UI" w:cs="Segoe UI"/>
          </w:rPr>
          <w:delText xml:space="preserve">a rebate for</w:delText>
        </w:r>
      </w:del>
      <w:ins w:id="9239" w:author="Stephen Stretton" w:date="2026-10-07T00:00:00Z">
        <w:r>
          <w:rPr>
            <w:rFonts w:eastAsia="Segoe UI" w:cs="Segoe UI"/>
          </w:rPr>
          <w:t xml:space="preserve">an</w:t>
        </w:r>
      </w:ins>
      <w:r>
        <w:rPr>
          <w:rFonts w:eastAsia="Segoe UI" w:cs="Segoe UI"/>
        </w:rPr>
        <w:t xml:space="preserve"> industrial abatement</w:t>
      </w:r>
      <w:ins w:id="9240"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9241" w:author="Stephen Stretton" w:date="2026-10-07T00:00:00Z">
        <w:r>
          <w:rPr>
            <w:rFonts w:eastAsia="Segoe UI" w:cs="Segoe UI"/>
          </w:rPr>
          <w:delText xml:space="preserve">13%</w:delText>
        </w:r>
      </w:del>
      <w:ins w:id="9242" w:author="Stephen Stretton" w:date="2026-10-07T00:00:00Z">
        <w:r>
          <w:rPr>
            <w:rFonts w:eastAsia="Segoe UI" w:cs="Segoe UI"/>
          </w:rPr>
          <w:t xml:space="preserve">17%</w:t>
        </w:r>
      </w:ins>
      <w:r>
        <w:rPr>
          <w:rFonts w:eastAsia="Segoe UI" w:cs="Segoe UI"/>
        </w:rPr>
        <w:t xml:space="preserve"> and obligations by </w:t>
      </w:r>
      <w:del w:id="9243" w:author="Stephen Stretton" w:date="2026-10-07T00:00:00Z">
        <w:r>
          <w:rPr>
            <w:rFonts w:eastAsia="Segoe UI" w:cs="Segoe UI"/>
          </w:rPr>
          <w:delText xml:space="preserve">30%</w:delText>
        </w:r>
      </w:del>
      <w:ins w:id="9244" w:author="Stephen Stretton" w:date="2026-10-07T00:00:00Z">
        <w:r>
          <w:rPr>
            <w:rFonts w:eastAsia="Segoe UI" w:cs="Segoe UI"/>
          </w:rPr>
          <w:t xml:space="preserve">44%</w:t>
        </w:r>
      </w:ins>
      <w:r>
        <w:rPr>
          <w:rFonts w:eastAsia="Segoe UI" w:cs="Segoe UI"/>
        </w:rPr>
        <w:t xml:space="preserve">. The rebate incentivizes additional emissions reductions per unit of output without weakening the carbon price signal or reducing the price recognized in the EU calculations.</w:t>
      </w:r>
      <w:ins w:id="9245"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 xml:space="preserve">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 xml:space="preserve">Broad-based carbon pricing can raise revenues at a lower cost to economic growth than conventional taxes</w:t>
      </w:r>
      <w:r>
        <w:rPr>
          <w:rStyle w:val="FootnoteReference"/>
          <w:rFonts w:cs="Times New Roman"/>
        </w:rPr>
        <w:footnoteReference w:id="1"/>
      </w:r>
      <w:r>
        <w:rPr>
          <w:rFonts w:cs="Times New Roman"/>
        </w:rPr>
        <w:t xml:space="preserve">, particularly when revenues are used to reduce formal-sector taxes. It can also improve employment </w:t>
      </w:r>
      <w:r>
        <w:rPr>
          <w:rFonts w:cs="Times New Roman"/>
        </w:rPr>
        <w:t xml:space="preserve">outcomes</w:t>
      </w:r>
      <w:r>
        <w:rPr>
          <w:rStyle w:val="FootnoteReference"/>
          <w:rFonts w:cs="Times New Roman"/>
        </w:rPr>
        <w:footnoteReference w:id="2"/>
      </w:r>
      <w:del w:id="9246" w:author="Stephen Stretton" w:date="2026-10-07T00:00:00Z">
        <w:r>
          <w:rPr>
            <w:rFonts w:cs="Times New Roman"/>
          </w:rPr>
          <w:delText xml:space="preserve">  </w:delText>
        </w:r>
      </w:del>
      <w:ins w:id="9247" w:author="Stephen Stretton" w:date="2026-10-07T00:00:00Z">
        <w:r>
          <w:rPr>
            <w:rFonts w:cs="Times New Roman"/>
          </w:rPr>
          <w:t xml:space="preserve"> </w:t>
        </w:r>
      </w:ins>
      <w:r>
        <w:rPr>
          <w:rFonts w:cs="Times New Roman"/>
        </w:rPr>
        <w:t xml:space="preserve">by shifting the 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9248" w:author="Stephen Stretton" w:date="2026-10-07T00:00:00Z">
        <w:r>
          <w:rPr>
            <w:rFonts w:cs="Times New Roman"/>
          </w:rPr>
          <w:t xml:space="preserve">fund </w:t>
        </w:r>
      </w:ins>
      <w:r>
        <w:rPr>
          <w:rFonts w:cs="Times New Roman"/>
        </w:rPr>
        <w:t xml:space="preserve">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 xml:space="preserve">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9249" w:author="Stephen Stretton" w:date="2026-10-07T00:00:00Z">
        <w:r>
          <w:rPr>
            <w:rFonts w:cs="Times New Roman"/>
          </w:rPr>
          <w:delText xml:space="preserve">liabilities</w:delText>
        </w:r>
      </w:del>
      <w:ins w:id="9250" w:author="Stephen Stretton" w:date="2026-10-07T00:00:00Z">
        <w:r>
          <w:rPr>
            <w:rFonts w:cs="Times New Roman"/>
          </w:rPr>
          <w:t xml:space="preserve">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 xml:space="preserve">CPAT modeling results focus on the mortality benefits from reduced air pollution. As Table 2 shows, avoided premature deaths range from</w:t>
      </w:r>
      <w:r>
        <w:rPr>
          <w:rFonts w:eastAsia="Segoe UI" w:cs="Segoe UI"/>
        </w:rPr>
        <w:t xml:space="preserve"> </w:t>
      </w:r>
      <w:del w:id="9251" w:author="Stephen Stretton" w:date="2026-10-07T00:00:00Z">
        <w:r>
          <w:rPr>
            <w:rFonts w:eastAsia="Segoe UI" w:cs="Segoe UI"/>
          </w:rPr>
          <w:delText xml:space="preserve">345</w:delText>
        </w:r>
      </w:del>
      <w:ins w:id="9252" w:author="Stephen Stretton" w:date="2026-10-07T00:00:00Z">
        <w:r>
          <w:rPr>
            <w:rFonts w:eastAsia="Segoe UI" w:cs="Segoe UI"/>
          </w:rPr>
          <w:t xml:space="preserve">38</w:t>
        </w:r>
      </w:ins>
      <w:r>
        <w:rPr>
          <w:rFonts w:eastAsia="Segoe UI" w:cs="Segoe UI"/>
        </w:rPr>
        <w:t xml:space="preserve"> to </w:t>
      </w:r>
      <w:del w:id="9253" w:author="Stephen Stretton" w:date="2026-10-07T00:00:00Z">
        <w:r>
          <w:rPr>
            <w:rFonts w:eastAsia="Segoe UI" w:cs="Segoe UI"/>
          </w:rPr>
          <w:delText xml:space="preserve">1,656</w:delText>
        </w:r>
      </w:del>
      <w:ins w:id="9254" w:author="Stephen Stretton" w:date="2026-10-07T00:00:00Z">
        <w:r>
          <w:rPr>
            <w:rFonts w:eastAsia="Segoe UI" w:cs="Segoe UI"/>
          </w:rPr>
          <w:t xml:space="preserve">1,757</w:t>
        </w:r>
      </w:ins>
      <w:r>
        <w:rPr>
          <w:rFonts w:eastAsia="Segoe UI" w:cs="Segoe UI"/>
        </w:rPr>
        <w:t xml:space="preserve"> annually, and broadly increase with the share of fuel combustion covered. The comprehensive carbon levy (1A) yields </w:t>
      </w:r>
      <w:del w:id="9255" w:author="Stephen Stretton" w:date="2026-10-07T00:00:00Z">
        <w:r>
          <w:rPr>
            <w:rFonts w:eastAsia="Segoe UI" w:cs="Segoe UI"/>
          </w:rPr>
          <w:delText xml:space="preserve">the largest</w:delText>
        </w:r>
      </w:del>
      <w:ins w:id="9256" w:author="Stephen Stretton" w:date="2026-10-07T00:00:00Z">
        <w:r>
          <w:rPr>
            <w:rFonts w:eastAsia="Segoe UI" w:cs="Segoe UI"/>
          </w:rPr>
          <w:t xml:space="preserve">a</w:t>
        </w:r>
      </w:ins>
      <w:r>
        <w:rPr>
          <w:rFonts w:eastAsia="Segoe UI" w:cs="Segoe UI"/>
        </w:rPr>
        <w:t xml:space="preserve"> health gain</w:t>
      </w:r>
      <w:del w:id="9257" w:author="Stephen Stretton" w:date="2026-10-07T00:00:00Z">
        <w:r>
          <w:rPr>
            <w:rFonts w:eastAsia="Segoe UI" w:cs="Segoe UI"/>
          </w:rPr>
          <w:delText xml:space="preserve">,</w:delText>
        </w:r>
      </w:del>
      <w:r>
        <w:rPr>
          <w:rFonts w:eastAsia="Segoe UI" w:cs="Segoe UI"/>
        </w:rPr>
        <w:t xml:space="preserve"> of </w:t>
      </w:r>
      <w:del w:id="9258" w:author="Stephen Stretton" w:date="2026-10-07T00:00:00Z">
        <w:r>
          <w:rPr>
            <w:rFonts w:eastAsia="Segoe UI" w:cs="Segoe UI"/>
          </w:rPr>
          <w:delText xml:space="preserve">1,656</w:delText>
        </w:r>
      </w:del>
      <w:ins w:id="9259" w:author="Stephen Stretton" w:date="2026-10-07T00:00:00Z">
        <w:r>
          <w:rPr>
            <w:rFonts w:eastAsia="Segoe UI" w:cs="Segoe UI"/>
          </w:rPr>
          <w:t xml:space="preserve">1,617</w:t>
        </w:r>
      </w:ins>
      <w:r>
        <w:rPr>
          <w:rFonts w:eastAsia="Segoe UI" w:cs="Segoe UI"/>
        </w:rPr>
        <w:t xml:space="preserve"> deaths avoided, because it covers fossil fuel combustion across the economy</w:t>
      </w:r>
      <w:ins w:id="9260" w:author="Stephen Stretton" w:date="2026-10-07T00:00:00Z">
        <w:r>
          <w:rPr>
            <w:rFonts w:eastAsia="Segoe UI" w:cs="Segoe UI"/>
          </w:rPr>
          <w:t xml:space="preserve">, mostly in food and agriculture and in road transport</w:t>
        </w:r>
      </w:ins>
      <w:r>
        <w:rPr>
          <w:rFonts w:eastAsia="Segoe UI" w:cs="Segoe UI"/>
        </w:rPr>
        <w:t xml:space="preserve">. The upstream levies </w:t>
      </w:r>
      <w:del w:id="9261" w:author="Stephen Stretton" w:date="2026-10-07T00:00:00Z">
        <w:r>
          <w:rPr>
            <w:rFonts w:eastAsia="Segoe UI" w:cs="Segoe UI"/>
          </w:rPr>
          <w:delText xml:space="preserve">follow</w:delText>
        </w:r>
      </w:del>
      <w:ins w:id="9262" w:author="Stephen Stretton" w:date="2026-10-07T00:00:00Z">
        <w:r>
          <w:rPr>
            <w:rFonts w:eastAsia="Segoe UI" w:cs="Segoe UI"/>
          </w:rPr>
          <w:t xml:space="preserve">yield</w:t>
        </w:r>
      </w:ins>
      <w:r>
        <w:rPr>
          <w:rFonts w:eastAsia="Segoe UI" w:cs="Segoe UI"/>
        </w:rPr>
        <w:t xml:space="preserve"> </w:t>
      </w:r>
      <w:del w:id="9263" w:author="Stephen Stretton" w:date="2026-10-07T00:00:00Z">
        <w:r>
          <w:rPr>
            <w:rFonts w:eastAsia="Segoe UI" w:cs="Segoe UI"/>
          </w:rPr>
          <w:delText xml:space="preserve">closely</w:delText>
        </w:r>
      </w:del>
      <w:ins w:id="9264" w:author="Stephen Stretton" w:date="2026-10-07T00:00:00Z">
        <w:r>
          <w:rPr>
            <w:rFonts w:eastAsia="Segoe UI" w:cs="Segoe UI"/>
          </w:rPr>
          <w:t xml:space="preserve">similar gains</w:t>
        </w:r>
      </w:ins>
      <w:r>
        <w:rPr>
          <w:rFonts w:eastAsia="Segoe UI" w:cs="Segoe UI"/>
        </w:rPr>
        <w:t xml:space="preserve">: the household-recycling variant (2B) avoids </w:t>
      </w:r>
      <w:del w:id="9265" w:author="Stephen Stretton" w:date="2026-10-07T00:00:00Z">
        <w:r>
          <w:rPr>
            <w:rFonts w:eastAsia="Segoe UI" w:cs="Segoe UI"/>
          </w:rPr>
          <w:delText xml:space="preserve">1,631</w:delText>
        </w:r>
      </w:del>
      <w:ins w:id="9266" w:author="Stephen Stretton" w:date="2026-10-07T00:00:00Z">
        <w:r>
          <w:rPr>
            <w:rFonts w:eastAsia="Segoe UI" w:cs="Segoe UI"/>
          </w:rPr>
          <w:t xml:space="preserve">1,757</w:t>
        </w:r>
      </w:ins>
      <w:r>
        <w:rPr>
          <w:rFonts w:eastAsia="Segoe UI" w:cs="Segoe UI"/>
        </w:rPr>
        <w:t xml:space="preserve"> deaths</w:t>
      </w:r>
      <w:ins w:id="9267" w:author="Stephen Stretton" w:date="2026-10-07T00:00:00Z">
        <w:r>
          <w:rPr>
            <w:rFonts w:eastAsia="Segoe UI" w:cs="Segoe UI"/>
          </w:rPr>
          <w:t xml:space="preserve">, the largest,</w:t>
        </w:r>
      </w:ins>
      <w:r>
        <w:rPr>
          <w:rFonts w:eastAsia="Segoe UI" w:cs="Segoe UI"/>
        </w:rPr>
        <w:t xml:space="preserve"> compared with </w:t>
      </w:r>
      <w:del w:id="9268" w:author="Stephen Stretton" w:date="2026-10-07T00:00:00Z">
        <w:r>
          <w:rPr>
            <w:rFonts w:eastAsia="Segoe UI" w:cs="Segoe UI"/>
          </w:rPr>
          <w:delText xml:space="preserve">1,564</w:delText>
        </w:r>
      </w:del>
      <w:ins w:id="9269" w:author="Stephen Stretton" w:date="2026-10-07T00:00:00Z">
        <w:r>
          <w:rPr>
            <w:rFonts w:eastAsia="Segoe UI" w:cs="Segoe UI"/>
          </w:rPr>
          <w:t xml:space="preserve">1,597</w:t>
        </w:r>
      </w:ins>
      <w:r>
        <w:rPr>
          <w:rFonts w:eastAsia="Segoe UI" w:cs="Segoe UI"/>
        </w:rPr>
        <w:t xml:space="preserve"> under the public-investment variant (2A), reflecting their slightly different effects on energy demand. The downstream heavy-industry </w:t>
      </w:r>
      <w:del w:id="9270" w:author="Stephen Stretton" w:date="2026-10-07T00:00:00Z">
        <w:r>
          <w:rPr>
            <w:rFonts w:eastAsia="Segoe UI" w:cs="Segoe UI"/>
          </w:rPr>
          <w:delText xml:space="preserve">options</w:delText>
        </w:r>
      </w:del>
      <w:ins w:id="9271" w:author="Stephen Stretton" w:date="2026-10-07T00:00:00Z">
        <w:r>
          <w:rPr>
            <w:rFonts w:eastAsia="Segoe UI" w:cs="Segoe UI"/>
          </w:rPr>
          <w:t xml:space="preserve">scenarios</w:t>
        </w:r>
      </w:ins>
      <w:r>
        <w:rPr>
          <w:rFonts w:eastAsia="Segoe UI" w:cs="Segoe UI"/>
        </w:rPr>
        <w:t xml:space="preserve"> deliver far smaller gains, because they leave major combustion sources, notably in </w:t>
      </w:r>
      <w:ins w:id="9272" w:author="Stephen Stretton" w:date="2026-10-07T00:00:00Z">
        <w:r>
          <w:rPr>
            <w:rFonts w:eastAsia="Segoe UI" w:cs="Segoe UI"/>
          </w:rPr>
          <w:t xml:space="preserve">food and agriculture, </w:t>
        </w:r>
      </w:ins>
      <w:r>
        <w:rPr>
          <w:rFonts w:eastAsia="Segoe UI" w:cs="Segoe UI"/>
        </w:rPr>
        <w:t xml:space="preserve">transport</w:t>
      </w:r>
      <w:ins w:id="9273" w:author="Stephen Stretton" w:date="2026-10-07T00:00:00Z">
        <w:r>
          <w:rPr>
            <w:rFonts w:eastAsia="Segoe UI" w:cs="Segoe UI"/>
          </w:rPr>
          <w:t xml:space="preserve">,</w:t>
        </w:r>
      </w:ins>
      <w:r>
        <w:rPr>
          <w:rFonts w:eastAsia="Segoe UI" w:cs="Segoe UI"/>
        </w:rPr>
        <w:t xml:space="preserve"> and buildings, unpriced. Among these </w:t>
      </w:r>
      <w:del w:id="9274" w:author="Stephen Stretton" w:date="2026-10-07T00:00:00Z">
        <w:r>
          <w:rPr>
            <w:rFonts w:eastAsia="Segoe UI" w:cs="Segoe UI"/>
          </w:rPr>
          <w:delText xml:space="preserve">options</w:delText>
        </w:r>
      </w:del>
      <w:ins w:id="9275" w:author="Stephen Stretton" w:date="2026-10-07T00:00:00Z">
        <w:r>
          <w:rPr>
            <w:rFonts w:eastAsia="Segoe UI" w:cs="Segoe UI"/>
          </w:rPr>
          <w:t xml:space="preserve">scenarios</w:t>
        </w:r>
      </w:ins>
      <w:r>
        <w:rPr>
          <w:rFonts w:eastAsia="Segoe UI" w:cs="Segoe UI"/>
        </w:rPr>
        <w:t xml:space="preserve">, the industrial abatement rebate (3C) avoids </w:t>
      </w:r>
      <w:del w:id="9276" w:author="Stephen Stretton" w:date="2026-10-07T00:00:00Z">
        <w:r>
          <w:rPr>
            <w:rFonts w:eastAsia="Segoe UI" w:cs="Segoe UI"/>
          </w:rPr>
          <w:delText xml:space="preserve">621</w:delText>
        </w:r>
      </w:del>
      <w:ins w:id="9277" w:author="Stephen Stretton" w:date="2026-10-07T00:00:00Z">
        <w:r>
          <w:rPr>
            <w:rFonts w:eastAsia="Segoe UI" w:cs="Segoe UI"/>
          </w:rPr>
          <w:t xml:space="preserve">86</w:t>
        </w:r>
      </w:ins>
      <w:r>
        <w:rPr>
          <w:rFonts w:eastAsia="Segoe UI" w:cs="Segoe UI"/>
        </w:rPr>
        <w:t xml:space="preserve"> deaths, followed by the household-recycling </w:t>
      </w:r>
      <w:del w:id="9278" w:author="Stephen Stretton" w:date="2026-10-07T00:00:00Z">
        <w:r>
          <w:rPr>
            <w:rFonts w:eastAsia="Segoe UI" w:cs="Segoe UI"/>
          </w:rPr>
          <w:delText xml:space="preserve">design</w:delText>
        </w:r>
      </w:del>
      <w:ins w:id="9279" w:author="Stephen Stretton" w:date="2026-10-07T00:00:00Z">
        <w:r>
          <w:rPr>
            <w:rFonts w:eastAsia="Segoe UI" w:cs="Segoe UI"/>
          </w:rPr>
          <w:t xml:space="preserve">scenario</w:t>
        </w:r>
      </w:ins>
      <w:r>
        <w:rPr>
          <w:rFonts w:eastAsia="Segoe UI" w:cs="Segoe UI"/>
        </w:rPr>
        <w:t xml:space="preserve"> (3A) with </w:t>
      </w:r>
      <w:del w:id="9280" w:author="Stephen Stretton" w:date="2026-10-07T00:00:00Z">
        <w:r>
          <w:rPr>
            <w:rFonts w:eastAsia="Segoe UI" w:cs="Segoe UI"/>
          </w:rPr>
          <w:delText xml:space="preserve">546</w:delText>
        </w:r>
      </w:del>
      <w:ins w:id="9281" w:author="Stephen Stretton" w:date="2026-10-07T00:00:00Z">
        <w:r>
          <w:rPr>
            <w:rFonts w:eastAsia="Segoe UI" w:cs="Segoe UI"/>
          </w:rPr>
          <w:t xml:space="preserve">52</w:t>
        </w:r>
      </w:ins>
      <w:r>
        <w:rPr>
          <w:rFonts w:eastAsia="Segoe UI" w:cs="Segoe UI"/>
        </w:rPr>
        <w:t xml:space="preserve">, and the free-allocation </w:t>
      </w:r>
      <w:del w:id="9282" w:author="Stephen Stretton" w:date="2026-10-07T00:00:00Z">
        <w:r>
          <w:rPr>
            <w:rFonts w:eastAsia="Segoe UI" w:cs="Segoe UI"/>
          </w:rPr>
          <w:delText xml:space="preserve">design</w:delText>
        </w:r>
      </w:del>
      <w:ins w:id="9283" w:author="Stephen Stretton" w:date="2026-10-07T00:00:00Z">
        <w:r>
          <w:rPr>
            <w:rFonts w:eastAsia="Segoe UI" w:cs="Segoe UI"/>
          </w:rPr>
          <w:t xml:space="preserve">scenario</w:t>
        </w:r>
      </w:ins>
      <w:r>
        <w:rPr>
          <w:rFonts w:eastAsia="Segoe UI" w:cs="Segoe UI"/>
        </w:rPr>
        <w:t xml:space="preserve"> (3B) with </w:t>
      </w:r>
      <w:del w:id="9284" w:author="Stephen Stretton" w:date="2026-10-07T00:00:00Z">
        <w:r>
          <w:rPr>
            <w:rFonts w:eastAsia="Segoe UI" w:cs="Segoe UI"/>
          </w:rPr>
          <w:delText xml:space="preserve">345</w:delText>
        </w:r>
      </w:del>
      <w:ins w:id="9285" w:author="Stephen Stretton" w:date="2026-10-07T00:00:00Z">
        <w:r>
          <w:rPr>
            <w:rFonts w:eastAsia="Segoe UI" w:cs="Segoe UI"/>
          </w:rPr>
          <w:t xml:space="preserve">38</w:t>
        </w:r>
      </w:ins>
      <w:r>
        <w:rPr>
          <w:rFonts w:eastAsia="Segoe UI" w:cs="Segoe UI"/>
        </w:rPr>
        <w:t xml:space="preserve">.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9286" w:author="Stephen Stretton" w:date="2026-10-07T00:00:00Z">
        <w:r>
          <w:delText xml:space="preserve">tradeoffs</w:delText>
        </w:r>
      </w:del>
      <w:ins w:id="9287" w:author="Stephen Stretton" w:date="2026-10-07T00: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9288" w:author="Stephen Stretton" w:date="2026-10-07T00:00:00Z">
        <w:r>
          <w:rPr>
            <w:rFonts w:eastAsia="Segoe UI" w:cs="Segoe UI"/>
          </w:rPr>
          <w:delText xml:space="preserve">bundles</w:delText>
        </w:r>
      </w:del>
      <w:ins w:id="9289" w:author="Stephen Stretton" w:date="2026-10-07T00:00:00Z">
        <w:r>
          <w:rPr>
            <w:rFonts w:eastAsia="Segoe UI" w:cs="Segoe UI"/>
          </w:rPr>
          <w:t xml:space="preserve">scenarios</w:t>
        </w:r>
      </w:ins>
      <w:r>
        <w:rPr>
          <w:rFonts w:eastAsia="Segoe UI" w:cs="Segoe UI"/>
        </w:rPr>
        <w:t xml:space="preserve"> reveal a central trade-off: </w:t>
      </w:r>
      <w:r>
        <w:rPr>
          <w:rFonts w:eastAsia="Segoe UI" w:cs="Segoe UI"/>
          <w:b/>
          <w:bCs/>
        </w:rPr>
        <w:t xml:space="preserve">the </w:t>
      </w:r>
      <w:del w:id="9290" w:author="Stephen Stretton" w:date="2026-10-07T00:00:00Z">
        <w:r>
          <w:rPr>
            <w:rFonts w:eastAsia="Segoe UI" w:cs="Segoe UI"/>
            <w:b/>
            <w:bCs/>
          </w:rPr>
          <w:delText xml:space="preserve">options</w:delText>
        </w:r>
      </w:del>
      <w:ins w:id="9291" w:author="Stephen Stretton" w:date="2026-10-07T00:00:00Z">
        <w:r>
          <w:rPr>
            <w:rFonts w:eastAsia="Segoe UI" w:cs="Segoe UI"/>
            <w:b/>
            <w:bCs/>
          </w:rPr>
          <w:t xml:space="preserve">scenarios</w:t>
        </w:r>
      </w:ins>
      <w:r>
        <w:rPr>
          <w:rFonts w:eastAsia="Segoe UI" w:cs="Segoe UI"/>
          <w:b/>
          <w:bCs/>
        </w:rPr>
        <w:t xml:space="preserve"> that maximize domestic fiscal and health returns are not those that reduce CBAM exposure the most, and no single </w:t>
      </w:r>
      <w:del w:id="9292" w:author="Stephen Stretton" w:date="2026-10-07T00:00:00Z">
        <w:r>
          <w:rPr>
            <w:rFonts w:eastAsia="Segoe UI" w:cs="Segoe UI"/>
            <w:b/>
            <w:bCs/>
          </w:rPr>
          <w:delText xml:space="preserve">option</w:delText>
        </w:r>
      </w:del>
      <w:ins w:id="9293" w:author="Stephen Stretton" w:date="2026-10-07T00:00:00Z">
        <w:r>
          <w:rPr>
            <w:rFonts w:eastAsia="Segoe UI" w:cs="Segoe UI"/>
            <w:b/>
            <w:bCs/>
          </w:rPr>
          <w:t xml:space="preserve">scenario</w:t>
        </w:r>
      </w:ins>
      <w:r>
        <w:rPr>
          <w:rFonts w:eastAsia="Segoe UI" w:cs="Segoe UI"/>
          <w:b/>
          <w:bCs/>
        </w:rPr>
        <w:t xml:space="preserve"> performs best across all dimensions</w:t>
      </w:r>
      <w:r>
        <w:rPr>
          <w:rFonts w:eastAsia="Segoe UI" w:cs="Segoe UI"/>
        </w:rPr>
        <w:t xml:space="preserve">. The comprehensive carbon levy (1A) is the most balanced </w:t>
      </w:r>
      <w:del w:id="9294" w:author="Stephen Stretton" w:date="2026-10-07T00:00:00Z">
        <w:r>
          <w:rPr>
            <w:rFonts w:eastAsia="Segoe UI" w:cs="Segoe UI"/>
          </w:rPr>
          <w:delText xml:space="preserve">option</w:delText>
        </w:r>
      </w:del>
      <w:ins w:id="9295" w:author="Stephen Stretton" w:date="2026-10-07T00:00:00Z">
        <w:r>
          <w:rPr>
            <w:rFonts w:eastAsia="Segoe UI" w:cs="Segoe UI"/>
          </w:rPr>
          <w:t xml:space="preserve">scenario</w:t>
        </w:r>
      </w:ins>
      <w:r>
        <w:rPr>
          <w:rFonts w:eastAsia="Segoe UI" w:cs="Segoe UI"/>
        </w:rPr>
        <w:t xml:space="preserve">. It</w:t>
      </w:r>
      <w:del w:id="9296" w:author="Stephen Stretton" w:date="2026-10-07T00:00:00Z">
        <w:r>
          <w:rPr>
            <w:rFonts w:eastAsia="Segoe UI" w:cs="Segoe UI"/>
          </w:rPr>
          <w:delText xml:space="preserve">  </w:delText>
        </w:r>
      </w:del>
      <w:ins w:id="9297" w:author="Stephen Stretton" w:date="2026-10-07T00:00:00Z">
        <w:r>
          <w:rPr>
            <w:rFonts w:eastAsia="Segoe UI" w:cs="Segoe UI"/>
          </w:rPr>
          <w:t xml:space="preserve"> </w:t>
        </w:r>
      </w:ins>
      <w:r>
        <w:rPr>
          <w:rFonts w:eastAsia="Segoe UI" w:cs="Segoe UI"/>
        </w:rPr>
        <w:t xml:space="preserve">combines the broadest emissions coverage with </w:t>
      </w:r>
      <w:ins w:id="9298" w:author="Stephen Stretton" w:date="2026-10-07T00:00:00Z">
        <w:r>
          <w:rPr>
            <w:rFonts w:eastAsia="Segoe UI" w:cs="Segoe UI"/>
          </w:rPr>
          <w:t xml:space="preserve">nearly </w:t>
        </w:r>
      </w:ins>
      <w:r>
        <w:rPr>
          <w:rFonts w:eastAsia="Segoe UI" w:cs="Segoe UI"/>
        </w:rPr>
        <w:t xml:space="preserve">the largest emissions reductions (</w:t>
      </w:r>
      <w:del w:id="9299" w:author="Stephen Stretton" w:date="2026-10-07T00:00:00Z">
        <w:r>
          <w:rPr>
            <w:rFonts w:eastAsia="Segoe UI" w:cs="Segoe UI"/>
          </w:rPr>
          <w:delText xml:space="preserve">41.6</w:delText>
        </w:r>
      </w:del>
      <w:ins w:id="9300" w:author="Stephen Stretton" w:date="2026-10-07T00:00:00Z">
        <w:r>
          <w:rPr>
            <w:rFonts w:eastAsia="Segoe UI" w:cs="Segoe UI"/>
          </w:rPr>
          <w:t xml:space="preserve">39.8</w:t>
        </w:r>
      </w:ins>
      <w:r>
        <w:rPr>
          <w:rFonts w:eastAsia="Segoe UI" w:cs="Segoe UI"/>
        </w:rPr>
        <w:t xml:space="preserve"> MtCO₂),</w:t>
      </w:r>
      <w:ins w:id="9301" w:author="Stephen Stretton" w:date="2026-10-07T00:00:00Z">
        <w:r>
          <w:rPr>
            <w:rFonts w:eastAsia="Segoe UI" w:cs="Segoe UI"/>
          </w:rPr>
          <w:t xml:space="preserve"> the</w:t>
        </w:r>
      </w:ins>
      <w:r>
        <w:rPr>
          <w:rFonts w:eastAsia="Segoe UI" w:cs="Segoe UI"/>
        </w:rPr>
        <w:t xml:space="preserve"> highest carbon revenues (USD5.</w:t>
      </w:r>
      <w:del w:id="9302" w:author="Stephen Stretton" w:date="2026-10-07T00:00:00Z">
        <w:r>
          <w:rPr>
            <w:rFonts w:eastAsia="Segoe UI" w:cs="Segoe UI"/>
          </w:rPr>
          <w:delText xml:space="preserve">8</w:delText>
        </w:r>
      </w:del>
      <w:ins w:id="9303" w:author="Stephen Stretton" w:date="2026-10-07T00:00:00Z">
        <w:r>
          <w:rPr>
            <w:rFonts w:eastAsia="Segoe UI" w:cs="Segoe UI"/>
          </w:rPr>
          <w:t xml:space="preserve">6</w:t>
        </w:r>
      </w:ins>
      <w:r>
        <w:rPr>
          <w:rFonts w:eastAsia="Segoe UI" w:cs="Segoe UI"/>
        </w:rPr>
        <w:t xml:space="preserve"> billion), and </w:t>
      </w:r>
      <w:del w:id="9304" w:author="Stephen Stretton" w:date="2026-10-07T00:00:00Z">
        <w:r>
          <w:rPr>
            <w:rFonts w:eastAsia="Segoe UI" w:cs="Segoe UI"/>
          </w:rPr>
          <w:delText xml:space="preserve">greatest</w:delText>
        </w:r>
      </w:del>
      <w:ins w:id="9305" w:author="Stephen Stretton" w:date="2026-10-07T00:00:00Z">
        <w:r>
          <w:rPr>
            <w:rFonts w:eastAsia="Segoe UI" w:cs="Segoe UI"/>
          </w:rPr>
          <w:t xml:space="preserve">large</w:t>
        </w:r>
      </w:ins>
      <w:r>
        <w:rPr>
          <w:rFonts w:eastAsia="Segoe UI" w:cs="Segoe UI"/>
        </w:rPr>
        <w:t xml:space="preserve"> air pollution co-benefits (</w:t>
      </w:r>
      <w:del w:id="9306" w:author="Stephen Stretton" w:date="2026-10-07T00:00:00Z">
        <w:r>
          <w:rPr>
            <w:rFonts w:eastAsia="Segoe UI" w:cs="Segoe UI"/>
          </w:rPr>
          <w:delText xml:space="preserve">1,656</w:delText>
        </w:r>
      </w:del>
      <w:ins w:id="9307" w:author="Stephen Stretton" w:date="2026-10-07T00:00:00Z">
        <w:r>
          <w:rPr>
            <w:rFonts w:eastAsia="Segoe UI" w:cs="Segoe UI"/>
          </w:rPr>
          <w:t xml:space="preserve">1,617</w:t>
        </w:r>
      </w:ins>
      <w:r>
        <w:rPr>
          <w:rFonts w:eastAsia="Segoe UI" w:cs="Segoe UI"/>
        </w:rPr>
        <w:t xml:space="preserve"> deaths avoided), while reducing CBAM obligations by </w:t>
      </w:r>
      <w:del w:id="9308" w:author="Stephen Stretton" w:date="2026-10-07T00:00:00Z">
        <w:r>
          <w:rPr>
            <w:rFonts w:eastAsia="Segoe UI" w:cs="Segoe UI"/>
          </w:rPr>
          <w:delText xml:space="preserve">26%</w:delText>
        </w:r>
      </w:del>
      <w:ins w:id="9309" w:author="Stephen Stretton" w:date="2026-10-07T00:00:00Z">
        <w:r>
          <w:rPr>
            <w:rFonts w:eastAsia="Segoe UI" w:cs="Segoe UI"/>
          </w:rPr>
          <w:t xml:space="preserve">39%</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 xml:space="preserve">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9310" w:author="Stephen Stretton" w:date="2026-10-07T00:00:00Z">
        <w:r>
          <w:rPr>
            <w:rFonts w:eastAsia="Segoe UI" w:cs="Segoe UI"/>
          </w:rPr>
          <w:delText xml:space="preserve">tradeoffs</w:delText>
        </w:r>
      </w:del>
      <w:ins w:id="9311" w:author="Stephen Stretton" w:date="2026-10-07T00: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9312" w:author="Stephen Stretton" w:date="2026-10-07T00:00:00Z">
        <w:r>
          <w:rPr>
            <w:rFonts w:eastAsia="Segoe UI" w:cs="Segoe UI"/>
            <w:b/>
            <w:bCs/>
          </w:rPr>
          <w:delText xml:space="preserve">30%</w:delText>
        </w:r>
      </w:del>
      <w:ins w:id="9313" w:author="Stephen Stretton" w:date="2026-10-07T00:00:00Z">
        <w:r>
          <w:rPr>
            <w:rFonts w:eastAsia="Segoe UI" w:cs="Segoe UI"/>
            <w:b/>
            <w:bCs/>
          </w:rPr>
          <w:t xml:space="preserve">44%</w:t>
        </w:r>
      </w:ins>
      <w:r>
        <w:rPr>
          <w:rFonts w:eastAsia="Segoe UI" w:cs="Segoe UI"/>
          <w:b/>
          <w:bCs/>
        </w:rPr>
        <w:t xml:space="preserve">.</w:t>
      </w:r>
      <w:r>
        <w:rPr>
          <w:rFonts w:eastAsia="Segoe UI" w:cs="Segoe UI"/>
        </w:rPr>
        <w:t xml:space="preserve"> It rewards abatement without weakening the marginal price signal. By contrast, free allocation (3B)</w:t>
      </w:r>
      <w:del w:id="9314" w:author="Stephen Stretton" w:date="2026-10-07T00:00:00Z">
        <w:r>
          <w:rPr>
            <w:rFonts w:eastAsia="Segoe UI" w:cs="Segoe UI"/>
          </w:rPr>
          <w:delText xml:space="preserve">,</w:delText>
        </w:r>
      </w:del>
      <w:r>
        <w:rPr>
          <w:rFonts w:eastAsia="Segoe UI" w:cs="Segoe UI"/>
        </w:rPr>
        <w:t xml:space="preserve"> protects competitiveness but </w:t>
      </w:r>
      <w:del w:id="9315" w:author="Stephen Stretton" w:date="2026-10-07T00:00:00Z">
        <w:r>
          <w:rPr>
            <w:rFonts w:eastAsia="Segoe UI" w:cs="Segoe UI"/>
          </w:rPr>
          <w:delText xml:space="preserve">undermines</w:delText>
        </w:r>
      </w:del>
      <w:ins w:id="9316" w:author="Stephen Stretton" w:date="2026-10-07T00:00:00Z">
        <w:r>
          <w:rPr>
            <w:rFonts w:eastAsia="Segoe UI" w:cs="Segoe UI"/>
          </w:rPr>
          <w:t xml:space="preserve">raises</w:t>
        </w:r>
      </w:ins>
      <w:r>
        <w:rPr>
          <w:rFonts w:eastAsia="Segoe UI" w:cs="Segoe UI"/>
        </w:rPr>
        <w:t xml:space="preserve"> </w:t>
      </w:r>
      <w:del w:id="9317" w:author="Stephen Stretton" w:date="2026-10-07T00:00:00Z">
        <w:r>
          <w:rPr>
            <w:rFonts w:eastAsia="Segoe UI" w:cs="Segoe UI"/>
          </w:rPr>
          <w:delText xml:space="preserve">both</w:delText>
        </w:r>
      </w:del>
      <w:ins w:id="9318" w:author="Stephen Stretton" w:date="2026-10-07T00:00:00Z">
        <w:r>
          <w:rPr>
            <w:rFonts w:eastAsia="Segoe UI" w:cs="Segoe UI"/>
          </w:rPr>
          <w:t xml:space="preserve">no net</w:t>
        </w:r>
      </w:ins>
      <w:r>
        <w:rPr>
          <w:rFonts w:eastAsia="Segoe UI" w:cs="Segoe UI"/>
        </w:rPr>
        <w:t xml:space="preserve"> revenue and </w:t>
      </w:r>
      <w:ins w:id="9319" w:author="Stephen Stretton" w:date="2026-10-07T00:00:00Z">
        <w:r>
          <w:rPr>
            <w:rFonts w:eastAsia="Segoe UI" w:cs="Segoe UI"/>
          </w:rPr>
          <w:t xml:space="preserve">delivers the least </w:t>
        </w:r>
      </w:ins>
      <w:r>
        <w:rPr>
          <w:rFonts w:eastAsia="Segoe UI" w:cs="Segoe UI"/>
        </w:rPr>
        <w:t xml:space="preserve">CBAM relief</w:t>
      </w:r>
      <w:ins w:id="9320" w:author="Stephen Stretton" w:date="2026-10-07T00:00:00Z">
        <w:r>
          <w:rPr>
            <w:rFonts w:eastAsia="Segoe UI" w:cs="Segoe UI"/>
          </w:rPr>
          <w:t xml:space="preserve"> (9%), because the output-based rebate means the Egyptian carbon price is not credited</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 xml:space="preserve">For Egypt, the "best" </w:t>
      </w:r>
      <w:del w:id="9321" w:author="Stephen Stretton" w:date="2026-10-07T00:00:00Z">
        <w:r>
          <w:rPr>
            <w:rFonts w:eastAsia="Segoe UI" w:cs="Segoe UI"/>
            <w:b/>
            <w:bCs/>
          </w:rPr>
          <w:delText xml:space="preserve">bundle</w:delText>
        </w:r>
      </w:del>
      <w:ins w:id="9322" w:author="Stephen Stretton" w:date="2026-10-07T00:00:00Z">
        <w:r>
          <w:rPr>
            <w:rFonts w:eastAsia="Segoe UI" w:cs="Segoe UI"/>
            <w:b/>
            <w:bCs/>
          </w:rPr>
          <w:t xml:space="preserve">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9323" w:author="Stephen Stretton" w:date="2026-10-07T00:00:00Z">
        <w:r>
          <w:rPr>
            <w:rFonts w:eastAsia="Segoe UI" w:cs="Segoe UI"/>
          </w:rPr>
          <w:delText xml:space="preserve">design</w:delText>
        </w:r>
      </w:del>
      <w:ins w:id="9324" w:author="Stephen Stretton" w:date="2026-10-07T00:00:00Z">
        <w:r>
          <w:rPr>
            <w:rFonts w:eastAsia="Segoe UI" w:cs="Segoe UI"/>
          </w:rPr>
          <w:t xml:space="preserve">scenario</w:t>
        </w:r>
      </w:ins>
      <w:r>
        <w:rPr>
          <w:rFonts w:eastAsia="Segoe UI" w:cs="Segoe UI"/>
        </w:rPr>
        <w:t xml:space="preserve"> is most effective</w:t>
      </w:r>
      <w:ins w:id="9325" w:author="Stephen Stretton" w:date="2026-10-07T00:00:00Z">
        <w:r>
          <w:rPr>
            <w:rFonts w:eastAsia="Segoe UI" w:cs="Segoe UI"/>
          </w:rPr>
          <w:t xml:space="preserve"> (44%)</w:t>
        </w:r>
      </w:ins>
      <w:r>
        <w:rPr>
          <w:rFonts w:eastAsia="Segoe UI" w:cs="Segoe UI"/>
        </w:rPr>
        <w:t xml:space="preserve">, though </w:t>
      </w:r>
      <w:del w:id="9326" w:author="Stephen Stretton" w:date="2026-10-07T00:00:00Z">
        <w:r>
          <w:rPr>
            <w:rFonts w:eastAsia="Segoe UI" w:cs="Segoe UI"/>
          </w:rPr>
          <w:delText xml:space="preserve">it</w:delText>
        </w:r>
      </w:del>
      <w:ins w:id="9327" w:author="Stephen Stretton" w:date="2026-10-07T00:00:00Z">
        <w:r>
          <w:rPr>
            <w:rFonts w:eastAsia="Segoe UI" w:cs="Segoe UI"/>
          </w:rPr>
          <w:t xml:space="preserve">the</w:t>
        </w:r>
      </w:ins>
      <w:r>
        <w:rPr>
          <w:rFonts w:eastAsia="Segoe UI" w:cs="Segoe UI"/>
        </w:rPr>
        <w:t xml:space="preserve"> </w:t>
      </w:r>
      <w:del w:id="9328" w:author="Stephen Stretton" w:date="2026-10-07T00:00:00Z">
        <w:r>
          <w:rPr>
            <w:rFonts w:eastAsia="Segoe UI" w:cs="Segoe UI"/>
          </w:rPr>
          <w:delText xml:space="preserve">forgoes</w:delText>
        </w:r>
      </w:del>
      <w:ins w:id="9329" w:author="Stephen Stretton" w:date="2026-10-07T00:00:00Z">
        <w:r>
          <w:rPr>
            <w:rFonts w:eastAsia="Segoe UI" w:cs="Segoe UI"/>
          </w:rPr>
          <w:t xml:space="preserve">comprehensive levy (1A) comes close (39%) while also raising</w:t>
        </w:r>
      </w:ins>
      <w:r>
        <w:rPr>
          <w:rFonts w:eastAsia="Segoe UI" w:cs="Segoe UI"/>
        </w:rPr>
        <w:t xml:space="preserve"> revenue and</w:t>
      </w:r>
      <w:ins w:id="9330"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9331" w:author="Stephen Stretton" w:date="2026-10-07T00:00:00Z">
        <w:r>
          <w:rPr>
            <w:rFonts w:eastAsia="Segoe UI" w:cs="Segoe UI"/>
          </w:rPr>
          <w:delText xml:space="preserve">options</w:delText>
        </w:r>
      </w:del>
      <w:ins w:id="9332" w:author="Stephen Stretton" w:date="2026-10-07T00:00:00Z">
        <w:r>
          <w:rPr>
            <w:rFonts w:eastAsia="Segoe UI" w:cs="Segoe UI"/>
          </w:rPr>
          <w:t xml:space="preserve">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