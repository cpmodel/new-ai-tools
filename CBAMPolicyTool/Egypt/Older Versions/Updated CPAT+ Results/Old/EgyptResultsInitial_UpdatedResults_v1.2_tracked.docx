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del w:id="70001" w:author="Stephen Stretton" w:date="2026-10-05T12:00:00Z">
              <w:r>
                <w:rPr>
                  <w:rFonts w:eastAsia="Aptos" w:cs="Segoe UI"/>
                  <w:b/>
                  <w:bCs/>
                  <w:color w:val="0078F0"/>
                  <w:sz w:val="18"/>
                  <w:szCs w:val="18"/>
                </w:rPr>
                <w:delText xml:space="preserve">Policy bundle</w:delText>
              </w:r>
            </w:del>
            <w:ins w:id="70002" w:author="Stephen Stretton" w:date="2026-10-05T12:00:00Z">
              <w:r>
                <w:rPr>
                  <w:rFonts w:eastAsia="Aptos" w:cs="Segoe UI"/>
                  <w:b/>
                  <w:bCs/>
                  <w:color w:val="0078F0"/>
                  <w:sz w:val="18"/>
                  <w:szCs w:val="18"/>
                </w:rPr>
                <w:t xml:space="preserve">Policy 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60031" w:author="Stephen Stretton" w:date="2026-10-04T12:00:00Z">
              <w:r>
                <w:rPr>
                  <w:rFonts w:eastAsia="Aptos" w:cs="Segoe UI"/>
                  <w:b/>
                  <w:bCs/>
                  <w:color w:val="0078F0"/>
                  <w:sz w:val="18"/>
                  <w:szCs w:val="18"/>
                </w:rPr>
                <w:t xml:space="preserve"> (% of baseline: embedded emissions per tonne exported)</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w:t>
            </w:r>
            <w:del w:id="60001" w:author="Stephen Stretton" w:date="2026-10-04T12:00:00Z">
              <w:r>
                <w:rPr>
                  <w:rFonts w:eastAsia="Aptos" w:cs="Segoe UI"/>
                  <w:color w:val="000000" w:themeColor="text1"/>
                  <w:sz w:val="18"/>
                  <w:szCs w:val="18"/>
                </w:rPr>
                <w:delText xml:space="preserve">all  fossil</w:delText>
              </w:r>
            </w:del>
            <w:ins w:id="60002" w:author="Stephen Stretton" w:date="2026-10-04T12:00:00Z">
              <w:r>
                <w:rPr>
                  <w:rFonts w:eastAsia="Aptos" w:cs="Segoe UI"/>
                  <w:color w:val="000000" w:themeColor="text1"/>
                  <w:sz w:val="18"/>
                  <w:szCs w:val="18"/>
                </w:rPr>
                <w:t xml:space="preserve">all fossil</w:t>
              </w:r>
            </w:ins>
            <w:r>
              <w:rPr>
                <w:rFonts w:eastAsia="Aptos" w:cs="Segoe UI"/>
                <w:color w:val="000000" w:themeColor="text1"/>
                <w:sz w:val="18"/>
                <w:szCs w:val="18"/>
              </w:rPr>
              <w:t xml:space="preserve">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w:t>
      </w:r>
      <w:del w:id="70003" w:author="Stephen Stretton" w:date="2026-10-05T12:00:00Z">
        <w:r>
          <w:rPr>
            <w:rFonts w:eastAsia="Segoe UI" w:cs="Segoe UI"/>
            <w:b/>
            <w:bCs/>
          </w:rPr>
          <w:delText xml:space="preserve">most comprehensive option</w:delText>
        </w:r>
      </w:del>
      <w:ins w:id="70004" w:author="Stephen Stretton" w:date="2026-10-05T12:00:00Z">
        <w:r>
          <w:rPr>
            <w:rFonts w:eastAsia="Segoe UI" w:cs="Segoe UI"/>
            <w:b/>
            <w:bCs/>
          </w:rPr>
          <w:t xml:space="preserve">most comprehensive scenario</w:t>
        </w:r>
      </w:ins>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del w:id="70005" w:author="Stephen Stretton" w:date="2026-10-05T12:00:00Z">
        <w:r>
          <w:rPr>
            <w:rFonts w:eastAsia="Segoe UI" w:cs="Segoe UI"/>
            <w:b/>
            <w:bCs/>
          </w:rPr>
          <w:delText xml:space="preserve">The second family</w:delText>
        </w:r>
      </w:del>
      <w:ins w:id="70006" w:author="Stephen Stretton" w:date="2026-10-05T12:00:00Z">
        <w:r>
          <w:rPr>
            <w:rFonts w:eastAsia="Segoe UI" w:cs="Segoe UI"/>
            <w:b/>
            <w:bCs/>
          </w:rPr>
          <w:t xml:space="preserve">The second set of scenarios</w:t>
        </w:r>
      </w:ins>
      <w:r>
        <w:rPr>
          <w:rFonts w:eastAsia="Segoe UI" w:cs="Segoe UI"/>
          <w:b/>
          <w:bCs/>
        </w:rPr>
        <w:t xml:space="preserve"> (2A and 2B)</w:t>
      </w:r>
      <w:r>
        <w:rPr>
          <w:rFonts w:eastAsia="Segoe UI" w:cs="Segoe UI"/>
          <w:b/>
          <w:bCs/>
        </w:rPr>
        <w:t xml:space="preserve"> </w:t>
      </w:r>
      <w:del w:id="60016" w:author="Stephen Stretton" w:date="2026-10-04T12:00:00Z">
        <w:r>
          <w:rPr>
            <w:rFonts w:eastAsia="Segoe UI" w:cs="Segoe UI"/>
            <w:b/>
            <w:bCs/>
          </w:rPr>
          <w:delText xml:space="preserve">model upstream</w:delText>
        </w:r>
      </w:del>
      <w:ins w:id="60017" w:author="Stephen Stretton" w:date="2026-10-04T12:00:00Z">
        <w:r>
          <w:rPr>
            <w:rFonts w:eastAsia="Segoe UI" w:cs="Segoe UI"/>
            <w:b/>
            <w:bCs/>
          </w:rPr>
          <w:t xml:space="preserve">models upstream</w:t>
        </w:r>
      </w:ins>
      <w:r>
        <w:rPr>
          <w:rFonts w:eastAsia="Segoe UI" w:cs="Segoe UI"/>
          <w:b/>
          <w:bCs/>
        </w:rPr>
        <w:t xml:space="preserve">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del w:id="70007" w:author="Stephen Stretton" w:date="2026-10-05T12:00:00Z">
        <w:r>
          <w:rPr>
            <w:rFonts w:eastAsia="Segoe UI" w:cs="Segoe UI"/>
            <w:b/>
            <w:bCs/>
          </w:rPr>
          <w:delText xml:space="preserve">The third family</w:delText>
        </w:r>
      </w:del>
      <w:ins w:id="70008" w:author="Stephen Stretton" w:date="2026-10-05T12:00:00Z">
        <w:r>
          <w:rPr>
            <w:rFonts w:eastAsia="Segoe UI" w:cs="Segoe UI"/>
            <w:b/>
            <w:bCs/>
          </w:rPr>
          <w:t xml:space="preserve">The third set of scenarios</w:t>
        </w:r>
      </w:ins>
      <w:r>
        <w:rPr>
          <w:rFonts w:eastAsia="Segoe UI" w:cs="Segoe UI"/>
          <w:b/>
          <w:bCs/>
        </w:rPr>
        <w:t xml:space="preserve"> (3A, 3B, and 3C) examines </w:t>
      </w:r>
      <w:r>
        <w:rPr>
          <w:rFonts w:eastAsia="Segoe UI" w:cs="Segoe UI"/>
          <w:b/>
          <w:bCs/>
        </w:rPr>
        <w:t xml:space="preserve">downstream </w:t>
      </w:r>
      <w:r w:rsidRPr="285A2F06">
        <w:rPr>
          <w:rFonts w:eastAsia="Segoe UI" w:cs="Segoe UI"/>
          <w:b/>
          <w:bCs/>
        </w:rPr>
        <w:t>pricing on heavy industry</w:t>
      </w:r>
      <w:r>
        <w:rPr>
          <w:rFonts w:eastAsia="Segoe UI" w:cs="Segoe UI"/>
        </w:rPr>
        <w:t xml:space="preserve">. It represents the </w:t>
      </w:r>
      <w:del w:id="70009" w:author="Stephen Stretton" w:date="2026-10-05T12:00:00Z">
        <w:r>
          <w:rPr>
            <w:rFonts w:eastAsia="Segoe UI" w:cs="Segoe UI"/>
          </w:rPr>
          <w:delText xml:space="preserve">narrowest option</w:delText>
        </w:r>
      </w:del>
      <w:ins w:id="70010" w:author="Stephen Stretton" w:date="2026-10-05T12:00:00Z">
        <w:r>
          <w:rPr>
            <w:rFonts w:eastAsia="Segoe UI" w:cs="Segoe UI"/>
          </w:rPr>
          <w:t xml:space="preserve">narrowest scenario</w:t>
        </w:r>
      </w:ins>
      <w:r>
        <w:rPr>
          <w:rFonts w:eastAsia="Segoe UI" w:cs="Segoe UI"/>
        </w:rPr>
        <w:t xml:space="preserve">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del w:id="60020" w:author="Stephen Stretton" w:date="2026-10-04T12:00:00Z">
        <w:r>
          <w:rPr>
            <w:rFonts w:eastAsia="Segoe UI" w:cs="Segoe UI"/>
          </w:rPr>
          <w:delText xml:space="preserve">rebate, </w:delText>
        </w:r>
      </w:del>
      <w:del w:id="60018" w:author="Stephen Stretton" w:date="2026-10-04T12:00:00Z">
        <w:r>
          <w:rPr>
            <w:rFonts w:eastAsia="Segoe UI" w:cs="Segoe UI"/>
          </w:rPr>
          <w:delText xml:space="preserve">to support</w:delText>
        </w:r>
      </w:del>
      <w:ins w:id="60019" w:author="Stephen Stretton" w:date="2026-10-04T12:00:00Z">
        <w:r>
          <w:rPr>
            <w:rFonts w:eastAsia="Segoe UI" w:cs="Segoe UI"/>
          </w:rPr>
          <w:t xml:space="preserve">rebate to support</w:t>
        </w:r>
      </w:ins>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w:t>
      </w:r>
      <w:del w:id="60013" w:author="Stephen Stretton" w:date="2026-10-04T12:00:00Z">
        <w:r>
          <w:rPr>
            <w:rFonts w:eastAsia="Segoe UI" w:cs="Segoe UI"/>
          </w:rPr>
          <w:delText xml:space="preserve">macroeconomically</w:delText>
        </w:r>
      </w:del>
      <w:del w:id="60012" w:author="Stephen Stretton" w:date="2026-10-04T12:00:00Z">
        <w:r>
          <w:rPr>
            <w:rFonts w:eastAsia="Segoe UI" w:cs="Segoe UI"/>
          </w:rPr>
          <w:delText xml:space="preserve"> </w:delText>
        </w:r>
      </w:del>
      <w:del w:id="60010" w:author="Stephen Stretton" w:date="2026-10-04T12:00:00Z">
        <w:r>
          <w:rPr>
            <w:rFonts w:eastAsia="Segoe UI" w:cs="Segoe UI"/>
          </w:rPr>
          <w:delText xml:space="preserve">—for</w:delText>
        </w:r>
      </w:del>
      <w:ins w:id="60011" w:author="Stephen Stretton" w:date="2026-10-04T12:00:00Z">
        <w:r>
          <w:rPr>
            <w:rFonts w:eastAsia="Segoe UI" w:cs="Segoe UI"/>
          </w:rPr>
          <w:t xml:space="preserve">macroeconomically—for</w:t>
        </w:r>
      </w:ins>
      <w:r>
        <w:rPr>
          <w:rFonts w:eastAsia="Segoe UI" w:cs="Segoe UI"/>
        </w:rPr>
        <w:t xml:space="preserve">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USD1.5</w:t>
        </w:r>
      </w:ins>
      <w:r>
        <w:rPr>
          <w:rFonts w:eastAsia="Segoe UI" w:cs="Segoe UI"/>
        </w:rPr>
        <w:t xml:space="preserve"> billion, reflecting its narrower base. The two remaining </w:t>
      </w:r>
      <w:del w:id="70011" w:author="Stephen Stretton" w:date="2026-10-05T12:00:00Z">
        <w:r>
          <w:rPr>
            <w:rFonts w:eastAsia="Segoe UI" w:cs="Segoe UI"/>
          </w:rPr>
          <w:delText xml:space="preserve">downstream designs</w:delText>
        </w:r>
      </w:del>
      <w:ins w:id="70012" w:author="Stephen Stretton" w:date="2026-10-05T12:00:00Z">
        <w:r>
          <w:rPr>
            <w:rFonts w:eastAsia="Segoe UI" w:cs="Segoe UI"/>
          </w:rPr>
          <w:t xml:space="preserve">downstream scenarios</w:t>
        </w:r>
      </w:ins>
      <w:r>
        <w:rPr>
          <w:rFonts w:eastAsia="Segoe UI" w:cs="Segoe UI"/>
        </w:rPr>
        <w:t xml:space="preserve">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USD0.6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Pr>
          <w:rFonts w:eastAsia="Segoe UI" w:cs="Segoe UI"/>
          <w:b/>
          <w:bCs/>
        </w:rPr>
        <w:t xml:space="preserve"> MtCO₂ </w:t>
      </w:r>
      <w:del w:id="70013" w:author="Stephen Stretton" w:date="2026-10-05T12:00:00Z">
        <w:r>
          <w:rPr>
            <w:rFonts w:eastAsia="Segoe UI" w:cs="Segoe UI"/>
            <w:b/>
            <w:bCs/>
          </w:rPr>
          <w:delText xml:space="preserve">across the bundles</w:delText>
        </w:r>
      </w:del>
      <w:ins w:id="70014" w:author="Stephen Stretton" w:date="2026-10-05T12:00:00Z">
        <w:r>
          <w:rPr>
            <w:rFonts w:eastAsia="Segoe UI" w:cs="Segoe UI"/>
            <w:b/>
            <w:bCs/>
          </w:rPr>
          <w:t xml:space="preserve">across the scenarios</w:t>
        </w:r>
      </w:ins>
      <w:r>
        <w:rPr>
          <w:rFonts w:eastAsia="Segoe UI" w:cs="Segoe UI"/>
          <w:b/>
          <w:bCs/>
        </w:rPr>
        <w:t xml:space="preserve">,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Pr>
          <w:rFonts w:eastAsia="Segoe UI" w:cs="Segoe UI"/>
        </w:rPr>
        <w:t xml:space="preserve">he </w:t>
      </w:r>
      <w:del w:id="70015" w:author="Stephen Stretton" w:date="2026-10-05T12:00:00Z">
        <w:r>
          <w:rPr>
            <w:rFonts w:eastAsia="Segoe UI" w:cs="Segoe UI"/>
          </w:rPr>
          <w:delText xml:space="preserve">downstream-only options</w:delText>
        </w:r>
      </w:del>
      <w:ins w:id="70016" w:author="Stephen Stretton" w:date="2026-10-05T12:00:00Z">
        <w:r>
          <w:rPr>
            <w:rFonts w:eastAsia="Segoe UI" w:cs="Segoe UI"/>
          </w:rPr>
          <w:t xml:space="preserve">downstream-only scenarios</w:t>
        </w:r>
      </w:ins>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w:t>
      </w:r>
      <w:del w:id="60029" w:author="Stephen Stretton" w:date="2026-10-04T12:00:00Z">
        <w:r>
          <w:rPr>
            <w:rFonts w:eastAsia="Segoe UI" w:cs="Segoe UI"/>
          </w:rPr>
          <w:delText xml:space="preserve">industrial carbon price</w:delText>
        </w:r>
      </w:del>
      <w:ins w:id="60030" w:author="Stephen Stretton" w:date="2026-10-04T12:00:00Z">
        <w:r>
          <w:rPr>
            <w:rFonts w:eastAsia="Segoe UI" w:cs="Segoe UI"/>
          </w:rPr>
          <w:t xml:space="preserve">downstream price</w:t>
        </w:r>
      </w:ins>
      <w:r>
        <w:rPr>
          <w:rFonts w:eastAsia="Segoe UI" w:cs="Segoe UI"/>
        </w:rPr>
        <w:t xml:space="preserv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Pr>
          <w:rFonts w:eastAsia="Segoe UI" w:cs="Segoe UI"/>
        </w:rPr>
        <w:t xml:space="preserve">the </w:t>
      </w:r>
      <w:del w:id="70017" w:author="Stephen Stretton" w:date="2026-10-05T12:00:00Z">
        <w:r>
          <w:rPr>
            <w:rFonts w:eastAsia="Segoe UI" w:cs="Segoe UI"/>
          </w:rPr>
          <w:delText xml:space="preserve">household-recycling design</w:delText>
        </w:r>
      </w:del>
      <w:ins w:id="70018"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Pr>
          <w:rFonts w:eastAsia="Segoe UI" w:cs="Segoe UI"/>
        </w:rPr>
        <w:t xml:space="preserve">he </w:t>
      </w:r>
      <w:del w:id="70019" w:author="Stephen Stretton" w:date="2026-10-05T12:00:00Z">
        <w:r>
          <w:rPr>
            <w:rFonts w:eastAsia="Segoe UI" w:cs="Segoe UI"/>
          </w:rPr>
          <w:delText xml:space="preserve">free-allocation design</w:delText>
        </w:r>
      </w:del>
      <w:ins w:id="70020"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del w:id="70021" w:author="Stephen Stretton" w:date="2026-10-05T12:00:00Z">
        <w:r>
          <w:rPr>
            <w:rFonts w:eastAsia="Segoe UI" w:cs="Segoe UI"/>
            <w:b/>
            <w:bCs/>
          </w:rPr>
          <w:delText xml:space="preserve">The bundles differ</w:delText>
        </w:r>
      </w:del>
      <w:ins w:id="70022" w:author="Stephen Stretton" w:date="2026-10-05T12:00:00Z">
        <w:r>
          <w:rPr>
            <w:rFonts w:eastAsia="Segoe UI" w:cs="Segoe UI"/>
            <w:b/>
            <w:bCs/>
          </w:rPr>
          <w:t xml:space="preserve">The scenarios differ</w:t>
        </w:r>
      </w:ins>
      <w:r>
        <w:rPr>
          <w:rFonts w:eastAsia="Segoe UI" w:cs="Segoe UI"/>
          <w:b/>
          <w:bCs/>
        </w:rPr>
        <w:t xml:space="preserve">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3</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21</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5%</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w:t>
      </w:r>
      <w:del w:id="80004" w:author="Stephen Stretton" w:date="2026-10-06T12:00:00Z">
        <w:r>
          <w:rPr>
            <w:rFonts w:eastAsia="Segoe UI" w:cs="Segoe UI"/>
          </w:rPr>
          <w:delText xml:space="preserve">, and that is the </w:delText>
        </w:r>
      </w:del>
      <w:del w:id="80003" w:author="Stephen Stretton" w:date="2026-10-06T12:00:00Z">
        <w:r>
          <w:rPr>
            <w:rFonts w:eastAsia="Segoe UI" w:cs="Segoe UI"/>
          </w:rPr>
          <w:delText xml:space="preserve">only </w:delText>
        </w:r>
      </w:del>
      <w:del w:id="80001" w:author="Stephen Stretton" w:date="2026-10-06T12:00:00Z">
        <w:r>
          <w:rPr>
            <w:rFonts w:eastAsia="Segoe UI" w:cs="Segoe UI"/>
          </w:rPr>
          <w:delText xml:space="preserve">factor driving the</w:delText>
        </w:r>
      </w:del>
      <w:ins w:id="80002" w:author="Stephen Stretton" w:date="2026-10-06T12:00:00Z">
        <w:r>
          <w:rPr>
            <w:rFonts w:eastAsia="Segoe UI" w:cs="Segoe UI"/>
          </w:rPr>
          <w:t xml:space="preserve"> and the same</w:t>
        </w:r>
      </w:ins>
      <w:r>
        <w:rPr>
          <w:rFonts w:eastAsia="Segoe UI" w:cs="Segoe UI"/>
        </w:rPr>
        <w:t xml:space="preserv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del w:id="80009" w:author="Stephen Stretton" w:date="2026-10-06T12:00:00Z">
        <w:r>
          <w:rPr>
            <w:rFonts w:eastAsia="Segoe UI" w:cs="Segoe UI"/>
          </w:rPr>
          <w:delText xml:space="preserve">, since free allocation on an output-</w:delText>
        </w:r>
      </w:del>
      <w:del w:id="80008" w:author="Stephen Stretton" w:date="2026-10-06T12:00:00Z">
        <w:r>
          <w:rPr>
            <w:rFonts w:eastAsia="Segoe UI" w:cs="Segoe UI"/>
          </w:rPr>
          <w:delText xml:space="preserve">based </w:delText>
        </w:r>
      </w:del>
      <w:del w:id="80007" w:author="Stephen Stretton" w:date="2026-10-06T12:00:00Z">
        <w:r>
          <w:rPr>
            <w:rFonts w:eastAsia="Segoe UI" w:cs="Segoe UI"/>
          </w:rPr>
          <w:delText xml:space="preserve">intensity benchmark </w:delText>
        </w:r>
      </w:del>
      <w:del w:id="80005" w:author="Stephen Stretton" w:date="2026-10-06T12:00:00Z">
        <w:r>
          <w:rPr>
            <w:rFonts w:eastAsia="Segoe UI" w:cs="Segoe UI"/>
          </w:rPr>
          <w:delText xml:space="preserve">fully offsets the carbon price effectively paid on embodied emissions</w:delText>
        </w:r>
      </w:del>
      <w:ins w:id="80006" w:author="Stephen Stretton" w:date="2026-10-06T12:00:00Z">
        <w:r>
          <w:rPr>
            <w:rFonts w:eastAsia="Segoe UI" w:cs="Segoe UI"/>
          </w:rPr>
          <w:t xml:space="preserve">, as the obligation depends only on the emissions embedded in exports</w:t>
        </w:r>
      </w:ins>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21</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 xml:space="preserve">It can also improve employment </w:t>
      </w:r>
      <w:del w:id="60005" w:author="Stephen Stretton" w:date="2026-10-04T12:00:00Z">
        <w:r>
          <w:rPr>
            <w:rFonts w:cs="Times New Roman"/>
          </w:rPr>
          <w:delText xml:space="preserve">outcomes</w:delText>
        </w:r>
      </w:del>
      <w:r>
        <w:rPr>
          <w:rStyle w:val="FootnoteReference"/>
          <w:rFonts w:cs="Times New Roman"/>
        </w:rPr>
        <w:footnoteReference w:id="2"/>
      </w:r>
      <w:del w:id="60003" w:author="Stephen Stretton" w:date="2026-10-04T12:00:00Z">
        <w:r>
          <w:rPr>
            <w:rFonts w:cs="Times New Roman"/>
          </w:rPr>
          <w:delText xml:space="preserve">  by</w:delText>
        </w:r>
      </w:del>
      <w:ins w:id="60004" w:author="Stephen Stretton" w:date="2026-10-04T12:00:00Z">
        <w:r>
          <w:rPr>
            <w:rFonts w:cs="Times New Roman"/>
          </w:rPr>
          <w:t xml:space="preserve">outcomes by</w:t>
        </w:r>
      </w:ins>
      <w:r>
        <w:rPr>
          <w:rFonts w:cs="Times New Roman"/>
        </w:rPr>
        <w:t xml:space="preserve">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w:t>
      </w:r>
      <w:del w:id="60021" w:author="Stephen Stretton" w:date="2026-10-04T12:00:00Z">
        <w:r>
          <w:rPr>
            <w:rFonts w:cs="Times New Roman"/>
          </w:rPr>
          <w:delText xml:space="preserve">or to public services</w:delText>
        </w:r>
      </w:del>
      <w:ins w:id="60022" w:author="Stephen Stretton" w:date="2026-10-04T12:00:00Z">
        <w:r>
          <w:rPr>
            <w:rFonts w:cs="Times New Roman"/>
          </w:rPr>
          <w:t xml:space="preserve">or to fund public services</w:t>
        </w:r>
      </w:ins>
      <w:r>
        <w:rPr>
          <w:rFonts w:cs="Times New Roman"/>
        </w:rPr>
        <w:t xml:space="preserve">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w:t>
      </w:r>
      <w:del w:id="60023" w:author="Stephen Stretton" w:date="2026-10-04T12:00:00Z">
        <w:r>
          <w:rPr>
            <w:rFonts w:cs="Times New Roman"/>
          </w:rPr>
          <w:delText xml:space="preserve">reduced CBAM liabilities</w:delText>
        </w:r>
      </w:del>
      <w:ins w:id="60024" w:author="Stephen Stretton" w:date="2026-10-04T12:00:00Z">
        <w:r>
          <w:rPr>
            <w:rFonts w:cs="Times New Roman"/>
          </w:rPr>
          <w:t xml:space="preserve">reduced CBAM 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1,517</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Pr>
          <w:rFonts w:eastAsia="Segoe UI" w:cs="Segoe UI"/>
        </w:rPr>
        <w:t xml:space="preserve"> their slightly different effects on energy demand. The downstream </w:t>
      </w:r>
      <w:del w:id="70026" w:author="Stephen Stretton" w:date="2026-10-05T12:00:00Z">
        <w:r>
          <w:rPr>
            <w:rFonts w:eastAsia="Segoe UI" w:cs="Segoe UI"/>
          </w:rPr>
          <w:delText xml:space="preserve">heavy</w:delText>
        </w:r>
      </w:del>
      <w:del w:id="70025" w:author="Stephen Stretton" w:date="2026-10-05T12:00:00Z">
        <w:r>
          <w:rPr>
            <w:rFonts w:eastAsia="Segoe UI" w:cs="Segoe UI"/>
          </w:rPr>
          <w:delText xml:space="preserve">-</w:delText>
        </w:r>
      </w:del>
      <w:del w:id="70023" w:author="Stephen Stretton" w:date="2026-10-05T12:00:00Z">
        <w:r>
          <w:rPr>
            <w:rFonts w:eastAsia="Segoe UI" w:cs="Segoe UI"/>
          </w:rPr>
          <w:delText xml:space="preserve">industry options</w:delText>
        </w:r>
      </w:del>
      <w:ins w:id="70024" w:author="Stephen Stretton" w:date="2026-10-05T12:00:00Z">
        <w:r>
          <w:rPr>
            <w:rFonts w:eastAsia="Segoe UI" w:cs="Segoe UI"/>
          </w:rPr>
          <w:t xml:space="preserve">heavy-industry scenarios</w:t>
        </w:r>
      </w:ins>
      <w:r>
        <w:rPr>
          <w:rFonts w:eastAsia="Segoe UI" w:cs="Segoe UI"/>
        </w:rPr>
        <w:t xml:space="preserve">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del w:id="70027" w:author="Stephen Stretton" w:date="2026-10-05T12:00:00Z">
        <w:r>
          <w:rPr>
            <w:rFonts w:eastAsia="Segoe UI" w:cs="Segoe UI"/>
          </w:rPr>
          <w:delText xml:space="preserve">Among these options</w:delText>
        </w:r>
      </w:del>
      <w:ins w:id="70028" w:author="Stephen Stretton" w:date="2026-10-05T12:00:00Z">
        <w:r>
          <w:rPr>
            <w:rFonts w:eastAsia="Segoe UI" w:cs="Segoe UI"/>
          </w:rPr>
          <w:t xml:space="preserve">Among these scenarios</w:t>
        </w:r>
      </w:ins>
      <w:r>
        <w:rPr>
          <w:rFonts w:eastAsia="Segoe UI" w:cs="Segoe UI"/>
        </w:rPr>
        <w:t xml:space="preserve">,</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Pr>
          <w:rFonts w:eastAsia="Segoe UI" w:cs="Segoe UI"/>
        </w:rPr>
        <w:t xml:space="preserve">the </w:t>
      </w:r>
      <w:del w:id="70029" w:author="Stephen Stretton" w:date="2026-10-05T12:00:00Z">
        <w:r>
          <w:rPr>
            <w:rFonts w:eastAsia="Segoe UI" w:cs="Segoe UI"/>
          </w:rPr>
          <w:delText xml:space="preserve">household-recycling design</w:delText>
        </w:r>
      </w:del>
      <w:ins w:id="70030"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552</w:t>
        </w:r>
      </w:ins>
      <w:r>
        <w:rPr>
          <w:rFonts w:eastAsia="Segoe UI" w:cs="Segoe UI"/>
        </w:rPr>
        <w:t xml:space="preserve">, and the </w:t>
      </w:r>
      <w:del w:id="70031" w:author="Stephen Stretton" w:date="2026-10-05T12:00:00Z">
        <w:r>
          <w:rPr>
            <w:rFonts w:eastAsia="Segoe UI" w:cs="Segoe UI"/>
          </w:rPr>
          <w:delText xml:space="preserve">free-allocation design</w:delText>
        </w:r>
      </w:del>
      <w:ins w:id="70032"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60025" w:author="Stephen Stretton" w:date="2026-10-04T12:00:00Z">
        <w:r>
          <w:delText xml:space="preserve">tradeoffs</w:delText>
        </w:r>
      </w:del>
      <w:ins w:id="60026" w:author="Stephen Stretton" w:date="2026-10-04T12: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del w:id="70035" w:author="Stephen Stretton" w:date="2026-10-05T12:00:00Z">
        <w:r>
          <w:rPr>
            <w:rFonts w:eastAsia="Segoe UI" w:cs="Segoe UI"/>
          </w:rPr>
          <w:delText xml:space="preserve">T</w:delText>
        </w:r>
      </w:del>
      <w:del w:id="70033" w:author="Stephen Stretton" w:date="2026-10-05T12:00:00Z">
        <w:r>
          <w:rPr>
            <w:rFonts w:eastAsia="Segoe UI" w:cs="Segoe UI"/>
          </w:rPr>
          <w:delText xml:space="preserve">he six bundles</w:delText>
        </w:r>
      </w:del>
      <w:ins w:id="70034" w:author="Stephen Stretton" w:date="2026-10-05T12:00:00Z">
        <w:r>
          <w:rPr>
            <w:rFonts w:eastAsia="Segoe UI" w:cs="Segoe UI"/>
          </w:rPr>
          <w:t xml:space="preserve">The six scenarios</w:t>
        </w:r>
      </w:ins>
      <w:r>
        <w:rPr>
          <w:rFonts w:eastAsia="Segoe UI" w:cs="Segoe UI"/>
        </w:rPr>
        <w:t xml:space="preserve">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del w:id="70039" w:author="Stephen Stretton" w:date="2026-10-05T12:00:00Z">
        <w:r>
          <w:rPr>
            <w:rFonts w:eastAsia="Segoe UI" w:cs="Segoe UI"/>
            <w:b/>
            <w:bCs/>
          </w:rPr>
          <w:delText xml:space="preserve">the </w:delText>
        </w:r>
      </w:del>
      <w:del w:id="70038" w:author="Stephen Stretton" w:date="2026-10-05T12:00:00Z">
        <w:r>
          <w:rPr>
            <w:rFonts w:eastAsia="Segoe UI" w:cs="Segoe UI"/>
            <w:b/>
            <w:bCs/>
          </w:rPr>
          <w:delText xml:space="preserve">options</w:delText>
        </w:r>
      </w:del>
      <w:del w:id="70036" w:author="Stephen Stretton" w:date="2026-10-05T12:00:00Z">
        <w:r>
          <w:rPr>
            <w:rFonts w:eastAsia="Segoe UI" w:cs="Segoe UI"/>
            <w:b/>
            <w:bCs/>
          </w:rPr>
          <w:delText xml:space="preserve"> that</w:delText>
        </w:r>
      </w:del>
      <w:ins w:id="70037" w:author="Stephen Stretton" w:date="2026-10-05T12:00:00Z">
        <w:r>
          <w:rPr>
            <w:rFonts w:eastAsia="Segoe UI" w:cs="Segoe UI"/>
            <w:b/>
            <w:bCs/>
          </w:rPr>
          <w:t xml:space="preserve">the scenarios that</w:t>
        </w:r>
      </w:ins>
      <w:r>
        <w:rPr>
          <w:rFonts w:eastAsia="Segoe UI" w:cs="Segoe UI"/>
          <w:b/>
          <w:bCs/>
        </w:rPr>
        <w:t xml:space="preserve">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Pr>
          <w:rFonts w:eastAsia="Segoe UI" w:cs="Segoe UI"/>
          <w:b/>
          <w:bCs/>
        </w:rPr>
        <w:t xml:space="preserve"> most, and no </w:t>
      </w:r>
      <w:del w:id="70040" w:author="Stephen Stretton" w:date="2026-10-05T12:00:00Z">
        <w:r>
          <w:rPr>
            <w:rFonts w:eastAsia="Segoe UI" w:cs="Segoe UI"/>
            <w:b/>
            <w:bCs/>
          </w:rPr>
          <w:delText xml:space="preserve">single option</w:delText>
        </w:r>
      </w:del>
      <w:ins w:id="70041" w:author="Stephen Stretton" w:date="2026-10-05T12:00:00Z">
        <w:r>
          <w:rPr>
            <w:rFonts w:eastAsia="Segoe UI" w:cs="Segoe UI"/>
            <w:b/>
            <w:bCs/>
          </w:rPr>
          <w:t xml:space="preserve">single scenario</w:t>
        </w:r>
      </w:ins>
      <w:r>
        <w:rPr>
          <w:rFonts w:eastAsia="Segoe UI" w:cs="Segoe UI"/>
          <w:b/>
          <w:bCs/>
        </w:rPr>
        <w:t xml:space="preserve">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Pr>
          <w:rFonts w:eastAsia="Segoe UI" w:cs="Segoe UI"/>
        </w:rPr>
        <w:t xml:space="preserve"> the most </w:t>
      </w:r>
      <w:del w:id="70044" w:author="Stephen Stretton" w:date="2026-10-05T12:00:00Z">
        <w:r>
          <w:rPr>
            <w:rFonts w:eastAsia="Segoe UI" w:cs="Segoe UI"/>
          </w:rPr>
          <w:delText xml:space="preserve">balanced </w:delText>
        </w:r>
      </w:del>
      <w:del w:id="70042" w:author="Stephen Stretton" w:date="2026-10-05T12:00:00Z">
        <w:r>
          <w:rPr>
            <w:rFonts w:eastAsia="Segoe UI" w:cs="Segoe UI"/>
          </w:rPr>
          <w:delText xml:space="preserve">option</w:delText>
        </w:r>
      </w:del>
      <w:ins w:id="70043" w:author="Stephen Stretton" w:date="2026-10-05T12:00:00Z">
        <w:r>
          <w:rPr>
            <w:rFonts w:eastAsia="Segoe UI" w:cs="Segoe UI"/>
          </w:rPr>
          <w:t xml:space="preserve">balanced scenario</w:t>
        </w:r>
      </w:ins>
      <w:r>
        <w:rPr>
          <w:rFonts w:eastAsia="Segoe UI" w:cs="Segoe UI"/>
        </w:rPr>
        <w:t xml:space="preserve">. </w:t>
      </w:r>
      <w:del w:id="60009" w:author="Stephen Stretton" w:date="2026-10-04T12:00:00Z">
        <w:r>
          <w:rPr>
            <w:rFonts w:eastAsia="Segoe UI" w:cs="Segoe UI"/>
          </w:rPr>
          <w:delText xml:space="preserve">It </w:delText>
        </w:r>
      </w:del>
      <w:del w:id="60008" w:author="Stephen Stretton" w:date="2026-10-04T12:00:00Z">
        <w:r>
          <w:rPr>
            <w:rFonts w:eastAsia="Segoe UI" w:cs="Segoe UI"/>
          </w:rPr>
          <w:delText xml:space="preserve"> combin</w:delText>
        </w:r>
      </w:del>
      <w:del w:id="60006" w:author="Stephen Stretton" w:date="2026-10-04T12:00:00Z">
        <w:r>
          <w:rPr>
            <w:rFonts w:eastAsia="Segoe UI" w:cs="Segoe UI"/>
          </w:rPr>
          <w:delText xml:space="preserve">es</w:delText>
        </w:r>
      </w:del>
      <w:ins w:id="60007" w:author="Stephen Stretton" w:date="2026-10-04T12:00:00Z">
        <w:r>
          <w:rPr>
            <w:rFonts w:eastAsia="Segoe UI" w:cs="Segoe UI"/>
          </w:rPr>
          <w:t xml:space="preserve">It combines</w:t>
        </w:r>
      </w:ins>
      <w:r>
        <w:rPr>
          <w:rFonts w:eastAsia="Segoe UI" w:cs="Segoe UI"/>
        </w:rPr>
        <w:t xml:space="preserve">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37.4</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5%</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 xml:space="preserve">Additional modeling that captures trade and industrial structure would help assess the </w:t>
      </w:r>
      <w:del w:id="60027" w:author="Stephen Stretton" w:date="2026-10-04T12:00:00Z">
        <w:r>
          <w:rPr>
            <w:rFonts w:eastAsia="Segoe UI" w:cs="Segoe UI"/>
          </w:rPr>
          <w:delText xml:space="preserve">tradeoffs</w:delText>
        </w:r>
      </w:del>
      <w:ins w:id="60028" w:author="Stephen Stretton" w:date="2026-10-04T12: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21%</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w:t>
      </w:r>
      <w:del w:id="60014" w:author="Stephen Stretton" w:date="2026-10-04T12:00:00Z">
        <w:r>
          <w:rPr>
            <w:rFonts w:eastAsia="Segoe UI" w:cs="Segoe UI"/>
          </w:rPr>
          <w:delText xml:space="preserve">(3B), protects</w:delText>
        </w:r>
      </w:del>
      <w:ins w:id="60015" w:author="Stephen Stretton" w:date="2026-10-04T12:00:00Z">
        <w:r>
          <w:rPr>
            <w:rFonts w:eastAsia="Segoe UI" w:cs="Segoe UI"/>
          </w:rPr>
          <w:t xml:space="preserve">(3B) protects</w:t>
        </w:r>
      </w:ins>
      <w:r>
        <w:rPr>
          <w:rFonts w:eastAsia="Segoe UI" w:cs="Segoe UI"/>
        </w:rPr>
        <w:t xml:space="preserve">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no additional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del w:id="70045" w:author="Stephen Stretton" w:date="2026-10-05T12:00:00Z">
        <w:r>
          <w:rPr>
            <w:rFonts w:eastAsia="Segoe UI" w:cs="Segoe UI"/>
            <w:b/>
            <w:bCs/>
          </w:rPr>
          <w:delText xml:space="preserve">"best" bundle</w:delText>
        </w:r>
      </w:del>
      <w:ins w:id="70046" w:author="Stephen Stretton" w:date="2026-10-05T12:00:00Z">
        <w:r>
          <w:rPr>
            <w:rFonts w:eastAsia="Segoe UI" w:cs="Segoe UI"/>
            <w:b/>
            <w:bCs/>
          </w:rPr>
          <w:t xml:space="preserve">"best" scenario</w:t>
        </w:r>
      </w:ins>
      <w:r>
        <w:rPr>
          <w:rFonts w:eastAsia="Segoe UI" w:cs="Segoe UI"/>
          <w:b/>
          <w:bCs/>
        </w:rPr>
        <w:t xml:space="preserve"> depends on </w:t>
      </w:r>
      <w:r>
        <w:rPr>
          <w:rFonts w:eastAsia="Segoe UI" w:cs="Segoe UI"/>
          <w:b/>
          <w:bCs/>
        </w:rPr>
        <w:t>the priority</w:t>
      </w:r>
      <w:r w:rsidRPr="000F2B3D">
        <w:rPr>
          <w:rFonts w:eastAsia="Segoe UI" w:cs="Segoe UI"/>
          <w:b/>
          <w:bCs/>
        </w:rPr>
        <w:t>.</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w:t>
      </w:r>
      <w:del w:id="70047" w:author="Stephen Stretton" w:date="2026-10-05T12:00:00Z">
        <w:r>
          <w:rPr>
            <w:rFonts w:eastAsia="Segoe UI" w:cs="Segoe UI"/>
          </w:rPr>
          <w:delText xml:space="preserve">industrial design</w:delText>
        </w:r>
      </w:del>
      <w:ins w:id="70048" w:author="Stephen Stretton" w:date="2026-10-05T12:00:00Z">
        <w:r>
          <w:rPr>
            <w:rFonts w:eastAsia="Segoe UI" w:cs="Segoe UI"/>
          </w:rPr>
          <w:t xml:space="preserve">industrial scenario</w:t>
        </w:r>
      </w:ins>
      <w:r>
        <w:rPr>
          <w:rFonts w:eastAsia="Segoe UI" w:cs="Segoe UI"/>
        </w:rPr>
        <w:t xml:space="preserve">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Pr>
          <w:rFonts w:eastAsia="Segoe UI" w:cs="Segoe UI"/>
        </w:rPr>
        <w:t xml:space="preserve">airing any of </w:t>
      </w:r>
      <w:del w:id="70049" w:author="Stephen Stretton" w:date="2026-10-05T12:00:00Z">
        <w:r>
          <w:rPr>
            <w:rFonts w:eastAsia="Segoe UI" w:cs="Segoe UI"/>
          </w:rPr>
          <w:delText xml:space="preserve">these options</w:delText>
        </w:r>
      </w:del>
      <w:ins w:id="70050" w:author="Stephen Stretton" w:date="2026-10-05T12:00:00Z">
        <w:r>
          <w:rPr>
            <w:rFonts w:eastAsia="Segoe UI" w:cs="Segoe UI"/>
          </w:rPr>
          <w:t xml:space="preserve">these 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